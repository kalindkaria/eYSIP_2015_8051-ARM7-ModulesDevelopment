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85D" w:rsidRDefault="00AF385D" w:rsidP="004D5941">
      <w:pPr>
        <w:jc w:val="center"/>
        <w:rPr>
          <w:b/>
          <w:sz w:val="44"/>
        </w:rPr>
      </w:pPr>
    </w:p>
    <w:p w:rsidR="00AF385D" w:rsidRPr="004D5941" w:rsidRDefault="00AF385D" w:rsidP="00AF385D">
      <w:pPr>
        <w:jc w:val="center"/>
        <w:rPr>
          <w:rFonts w:ascii="Castellar" w:hAnsi="Castellar"/>
          <w:b/>
          <w:sz w:val="60"/>
          <w:szCs w:val="60"/>
        </w:rPr>
      </w:pPr>
      <w:r w:rsidRPr="004D5941">
        <w:rPr>
          <w:rFonts w:ascii="Castellar" w:hAnsi="Castellar"/>
          <w:b/>
          <w:sz w:val="60"/>
          <w:szCs w:val="60"/>
        </w:rPr>
        <w:t>Lab Experiments</w:t>
      </w:r>
    </w:p>
    <w:p w:rsidR="00AF385D" w:rsidRPr="00A40F62" w:rsidRDefault="00AF385D" w:rsidP="00AF385D">
      <w:pPr>
        <w:jc w:val="both"/>
        <w:rPr>
          <w:rFonts w:ascii="Times New Roman" w:hAnsi="Times New Roman" w:cs="Times New Roman"/>
          <w:sz w:val="28"/>
          <w:szCs w:val="28"/>
        </w:rPr>
      </w:pPr>
      <w:r w:rsidRPr="00A40F62">
        <w:rPr>
          <w:rFonts w:ascii="Times New Roman" w:hAnsi="Times New Roman" w:cs="Times New Roman"/>
          <w:sz w:val="28"/>
          <w:szCs w:val="28"/>
        </w:rPr>
        <w:t xml:space="preserve">This document </w:t>
      </w:r>
      <w:r w:rsidR="00014A7C">
        <w:rPr>
          <w:rFonts w:ascii="Times New Roman" w:hAnsi="Times New Roman" w:cs="Times New Roman"/>
          <w:sz w:val="28"/>
          <w:szCs w:val="28"/>
        </w:rPr>
        <w:t>is meant to be</w:t>
      </w:r>
      <w:r w:rsidRPr="00A40F62">
        <w:rPr>
          <w:rFonts w:ascii="Times New Roman" w:hAnsi="Times New Roman" w:cs="Times New Roman"/>
          <w:sz w:val="28"/>
          <w:szCs w:val="28"/>
        </w:rPr>
        <w:t xml:space="preserve"> used by teachers in the following departments:</w:t>
      </w:r>
    </w:p>
    <w:p w:rsidR="00AF385D" w:rsidRPr="00C40CC1" w:rsidRDefault="00AF385D" w:rsidP="00AF385D">
      <w:pPr>
        <w:ind w:left="360"/>
        <w:jc w:val="center"/>
        <w:rPr>
          <w:rFonts w:ascii="Times New Roman" w:hAnsi="Times New Roman" w:cs="Times New Roman"/>
          <w:b/>
          <w:color w:val="365F91" w:themeColor="accent1" w:themeShade="BF"/>
          <w:sz w:val="30"/>
          <w:szCs w:val="30"/>
        </w:rPr>
      </w:pPr>
      <w:r w:rsidRPr="00C40CC1">
        <w:rPr>
          <w:rFonts w:ascii="Times New Roman" w:hAnsi="Times New Roman" w:cs="Times New Roman"/>
          <w:b/>
          <w:color w:val="365F91" w:themeColor="accent1" w:themeShade="BF"/>
          <w:sz w:val="30"/>
          <w:szCs w:val="30"/>
        </w:rPr>
        <w:t xml:space="preserve">Electronics, Electronics and Telecommunication, Computer Science, Mechanical Engineering, </w:t>
      </w:r>
      <w:r w:rsidR="00932D41">
        <w:rPr>
          <w:rFonts w:ascii="Times New Roman" w:hAnsi="Times New Roman" w:cs="Times New Roman"/>
          <w:b/>
          <w:color w:val="365F91" w:themeColor="accent1" w:themeShade="BF"/>
          <w:sz w:val="30"/>
          <w:szCs w:val="30"/>
        </w:rPr>
        <w:t xml:space="preserve">and </w:t>
      </w:r>
      <w:r w:rsidRPr="00C40CC1">
        <w:rPr>
          <w:rFonts w:ascii="Times New Roman" w:hAnsi="Times New Roman" w:cs="Times New Roman"/>
          <w:b/>
          <w:color w:val="365F91" w:themeColor="accent1" w:themeShade="BF"/>
          <w:sz w:val="30"/>
          <w:szCs w:val="30"/>
        </w:rPr>
        <w:t>Information Technology</w:t>
      </w:r>
    </w:p>
    <w:p w:rsidR="005651E7" w:rsidRPr="004D5941" w:rsidRDefault="00AF385D" w:rsidP="004D5941">
      <w:pPr>
        <w:jc w:val="center"/>
        <w:rPr>
          <w:b/>
          <w:sz w:val="44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4589253" cy="4943935"/>
            <wp:effectExtent l="0" t="0" r="0" b="0"/>
            <wp:docPr id="2" name="Picture 2" descr="C:\Users\Deepa\Downloads\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\Downloads\fin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60" cy="49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1E7" w:rsidRPr="004D5941">
        <w:rPr>
          <w:b/>
          <w:sz w:val="44"/>
        </w:rPr>
        <w:br w:type="page"/>
      </w:r>
    </w:p>
    <w:p w:rsidR="00AF385D" w:rsidRDefault="00AF385D" w:rsidP="00AF385D">
      <w:pPr>
        <w:jc w:val="center"/>
        <w:rPr>
          <w:rFonts w:ascii="Times New Roman" w:hAnsi="Times New Roman" w:cs="Times New Roman"/>
          <w:b/>
          <w:sz w:val="36"/>
        </w:rPr>
      </w:pPr>
    </w:p>
    <w:p w:rsidR="005651E7" w:rsidRDefault="00541A87" w:rsidP="00AF385D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Index</w:t>
      </w:r>
    </w:p>
    <w:tbl>
      <w:tblPr>
        <w:tblStyle w:val="MediumList1-Accent4"/>
        <w:tblW w:w="0" w:type="auto"/>
        <w:tblLook w:val="04A0" w:firstRow="1" w:lastRow="0" w:firstColumn="1" w:lastColumn="0" w:noHBand="0" w:noVBand="1"/>
      </w:tblPr>
      <w:tblGrid>
        <w:gridCol w:w="2178"/>
        <w:gridCol w:w="4680"/>
        <w:gridCol w:w="2430"/>
      </w:tblGrid>
      <w:tr w:rsidR="005651E7" w:rsidTr="00932D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  <w:hideMark/>
          </w:tcPr>
          <w:p w:rsidR="005651E7" w:rsidRPr="00DA3DA8" w:rsidRDefault="005651E7" w:rsidP="00932D41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Serial</w:t>
            </w:r>
            <w:r w:rsidR="00F71721">
              <w:rPr>
                <w:rFonts w:ascii="Times New Roman" w:hAnsi="Times New Roman" w:cs="Times New Roman"/>
                <w:sz w:val="28"/>
              </w:rPr>
              <w:t xml:space="preserve"> No.</w:t>
            </w:r>
          </w:p>
        </w:tc>
        <w:tc>
          <w:tcPr>
            <w:tcW w:w="4680" w:type="dxa"/>
            <w:hideMark/>
          </w:tcPr>
          <w:p w:rsidR="005651E7" w:rsidRPr="00DA3DA8" w:rsidRDefault="005651E7" w:rsidP="00932D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</w:rPr>
            </w:pPr>
            <w:r w:rsidRPr="00DA3DA8">
              <w:rPr>
                <w:rFonts w:ascii="Times New Roman" w:hAnsi="Times New Roman" w:cs="Times New Roman"/>
                <w:b/>
                <w:sz w:val="28"/>
              </w:rPr>
              <w:t>Details</w:t>
            </w:r>
          </w:p>
        </w:tc>
        <w:tc>
          <w:tcPr>
            <w:tcW w:w="2430" w:type="dxa"/>
            <w:hideMark/>
          </w:tcPr>
          <w:p w:rsidR="005651E7" w:rsidRDefault="005651E7" w:rsidP="00BE21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Page No</w:t>
            </w:r>
          </w:p>
        </w:tc>
      </w:tr>
      <w:tr w:rsidR="005651E7" w:rsidTr="00932D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  <w:hideMark/>
          </w:tcPr>
          <w:p w:rsidR="005651E7" w:rsidRDefault="005651E7" w:rsidP="00932D41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1</w:t>
            </w:r>
          </w:p>
        </w:tc>
        <w:tc>
          <w:tcPr>
            <w:tcW w:w="4680" w:type="dxa"/>
            <w:hideMark/>
          </w:tcPr>
          <w:p w:rsidR="005651E7" w:rsidRDefault="005651E7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Introduction</w:t>
            </w:r>
          </w:p>
        </w:tc>
        <w:tc>
          <w:tcPr>
            <w:tcW w:w="2430" w:type="dxa"/>
            <w:hideMark/>
          </w:tcPr>
          <w:p w:rsidR="005651E7" w:rsidRPr="00B560E2" w:rsidRDefault="00B560E2" w:rsidP="00BE21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B560E2"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5651E7" w:rsidTr="00932D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  <w:hideMark/>
          </w:tcPr>
          <w:p w:rsidR="005651E7" w:rsidRDefault="005651E7" w:rsidP="00932D41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2</w:t>
            </w:r>
          </w:p>
        </w:tc>
        <w:tc>
          <w:tcPr>
            <w:tcW w:w="4680" w:type="dxa"/>
          </w:tcPr>
          <w:p w:rsidR="005651E7" w:rsidRDefault="0078492F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Basics of Microcontroller</w:t>
            </w:r>
          </w:p>
        </w:tc>
        <w:tc>
          <w:tcPr>
            <w:tcW w:w="2430" w:type="dxa"/>
            <w:hideMark/>
          </w:tcPr>
          <w:p w:rsidR="005651E7" w:rsidRPr="00B560E2" w:rsidRDefault="00641543" w:rsidP="00BE21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78492F" w:rsidTr="00932D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78492F" w:rsidRDefault="0078492F" w:rsidP="00932D41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3</w:t>
            </w:r>
          </w:p>
        </w:tc>
        <w:tc>
          <w:tcPr>
            <w:tcW w:w="4680" w:type="dxa"/>
          </w:tcPr>
          <w:p w:rsidR="0078492F" w:rsidRDefault="0078492F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Basics of Fire Bird V</w:t>
            </w:r>
          </w:p>
        </w:tc>
        <w:tc>
          <w:tcPr>
            <w:tcW w:w="2430" w:type="dxa"/>
          </w:tcPr>
          <w:p w:rsidR="0078492F" w:rsidRDefault="0078492F" w:rsidP="00BE21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5651E7" w:rsidTr="00932D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5651E7" w:rsidRDefault="0078492F" w:rsidP="00932D41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</w:rPr>
              <w:t>4</w:t>
            </w:r>
          </w:p>
        </w:tc>
        <w:tc>
          <w:tcPr>
            <w:tcW w:w="4680" w:type="dxa"/>
          </w:tcPr>
          <w:p w:rsidR="005651E7" w:rsidRDefault="00827E36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IO Interfacing</w:t>
            </w:r>
          </w:p>
        </w:tc>
        <w:tc>
          <w:tcPr>
            <w:tcW w:w="2430" w:type="dxa"/>
            <w:hideMark/>
          </w:tcPr>
          <w:p w:rsidR="005651E7" w:rsidRPr="00B560E2" w:rsidRDefault="00641543" w:rsidP="00BE21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5651E7" w:rsidTr="00932D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5651E7" w:rsidRDefault="005651E7" w:rsidP="00932D41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</w:p>
        </w:tc>
        <w:tc>
          <w:tcPr>
            <w:tcW w:w="4680" w:type="dxa"/>
          </w:tcPr>
          <w:p w:rsidR="005651E7" w:rsidRDefault="009D2DD0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LCD Interfacing</w:t>
            </w:r>
          </w:p>
        </w:tc>
        <w:tc>
          <w:tcPr>
            <w:tcW w:w="2430" w:type="dxa"/>
            <w:hideMark/>
          </w:tcPr>
          <w:p w:rsidR="005651E7" w:rsidRPr="00B560E2" w:rsidRDefault="00BE210B" w:rsidP="00BE21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5651E7" w:rsidTr="00932D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5651E7" w:rsidRDefault="005651E7" w:rsidP="00932D41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</w:p>
        </w:tc>
        <w:tc>
          <w:tcPr>
            <w:tcW w:w="4680" w:type="dxa"/>
          </w:tcPr>
          <w:p w:rsidR="005651E7" w:rsidRDefault="00827E36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Position and Velocity Sens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8"/>
              </w:rPr>
              <w:t>or</w:t>
            </w:r>
          </w:p>
        </w:tc>
        <w:tc>
          <w:tcPr>
            <w:tcW w:w="2430" w:type="dxa"/>
            <w:hideMark/>
          </w:tcPr>
          <w:p w:rsidR="005651E7" w:rsidRPr="00B560E2" w:rsidRDefault="00641543" w:rsidP="005F66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</w:tr>
      <w:tr w:rsidR="005651E7" w:rsidTr="00932D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5651E7" w:rsidRDefault="005651E7" w:rsidP="00932D41">
            <w:pPr>
              <w:jc w:val="both"/>
              <w:rPr>
                <w:rFonts w:ascii="Times New Roman" w:hAnsi="Times New Roman" w:cs="Times New Roman"/>
                <w:b w:val="0"/>
                <w:sz w:val="28"/>
              </w:rPr>
            </w:pPr>
          </w:p>
        </w:tc>
        <w:tc>
          <w:tcPr>
            <w:tcW w:w="4680" w:type="dxa"/>
          </w:tcPr>
          <w:p w:rsidR="005651E7" w:rsidRDefault="00F71A13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Motor Interfacing</w:t>
            </w:r>
          </w:p>
        </w:tc>
        <w:tc>
          <w:tcPr>
            <w:tcW w:w="2430" w:type="dxa"/>
            <w:hideMark/>
          </w:tcPr>
          <w:p w:rsidR="005651E7" w:rsidRPr="00B560E2" w:rsidRDefault="005651E7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5651E7" w:rsidTr="00932D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5651E7" w:rsidRPr="00C878C6" w:rsidRDefault="005651E7" w:rsidP="00932D4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80" w:type="dxa"/>
          </w:tcPr>
          <w:p w:rsidR="005651E7" w:rsidRDefault="00F71A13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Pulse Width Modulation</w:t>
            </w:r>
          </w:p>
        </w:tc>
        <w:tc>
          <w:tcPr>
            <w:tcW w:w="2430" w:type="dxa"/>
          </w:tcPr>
          <w:p w:rsidR="005651E7" w:rsidRPr="00B560E2" w:rsidRDefault="005651E7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F71A13" w:rsidTr="00932D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F71A13" w:rsidRPr="00C878C6" w:rsidRDefault="00F71A13" w:rsidP="00932D4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80" w:type="dxa"/>
          </w:tcPr>
          <w:p w:rsidR="00F71A13" w:rsidRDefault="00F71A13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Interrupts</w:t>
            </w:r>
          </w:p>
        </w:tc>
        <w:tc>
          <w:tcPr>
            <w:tcW w:w="2430" w:type="dxa"/>
          </w:tcPr>
          <w:p w:rsidR="00F71A13" w:rsidRPr="00B560E2" w:rsidRDefault="00F71A13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F71A13" w:rsidTr="00932D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F71A13" w:rsidRPr="00C878C6" w:rsidRDefault="00F71A13" w:rsidP="00932D4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80" w:type="dxa"/>
          </w:tcPr>
          <w:p w:rsidR="00F71A13" w:rsidRDefault="00F71A13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Interfacing GPS Module</w:t>
            </w:r>
          </w:p>
        </w:tc>
        <w:tc>
          <w:tcPr>
            <w:tcW w:w="2430" w:type="dxa"/>
          </w:tcPr>
          <w:p w:rsidR="00F71A13" w:rsidRPr="00B560E2" w:rsidRDefault="00F71A13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F71A13" w:rsidTr="00932D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F71A13" w:rsidRPr="00C878C6" w:rsidRDefault="00F71A13" w:rsidP="00932D4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80" w:type="dxa"/>
          </w:tcPr>
          <w:p w:rsidR="00F71A13" w:rsidRDefault="00F71A13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Wireless Communication – ZigBee</w:t>
            </w:r>
          </w:p>
        </w:tc>
        <w:tc>
          <w:tcPr>
            <w:tcW w:w="2430" w:type="dxa"/>
          </w:tcPr>
          <w:p w:rsidR="00F71A13" w:rsidRPr="00B560E2" w:rsidRDefault="00F71A13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F71A13" w:rsidTr="00932D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F71A13" w:rsidRPr="00C878C6" w:rsidRDefault="00F71A13" w:rsidP="00932D4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80" w:type="dxa"/>
          </w:tcPr>
          <w:p w:rsidR="00F71A13" w:rsidRDefault="00F71A13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USB to Serial  Communication</w:t>
            </w:r>
          </w:p>
        </w:tc>
        <w:tc>
          <w:tcPr>
            <w:tcW w:w="2430" w:type="dxa"/>
          </w:tcPr>
          <w:p w:rsidR="00F71A13" w:rsidRPr="00B560E2" w:rsidRDefault="00F71A13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F71A13" w:rsidTr="00932D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F71A13" w:rsidRPr="00C878C6" w:rsidRDefault="00F71A13" w:rsidP="00932D4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80" w:type="dxa"/>
          </w:tcPr>
          <w:p w:rsidR="00F71A13" w:rsidRDefault="0078492F" w:rsidP="0078492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Interfacing Analog-</w:t>
            </w:r>
            <w:r w:rsidR="00F71A13">
              <w:rPr>
                <w:rFonts w:ascii="Times New Roman" w:hAnsi="Times New Roman" w:cs="Times New Roman"/>
                <w:sz w:val="28"/>
              </w:rPr>
              <w:t>Digital Conv</w:t>
            </w:r>
            <w:r>
              <w:rPr>
                <w:rFonts w:ascii="Times New Roman" w:hAnsi="Times New Roman" w:cs="Times New Roman"/>
                <w:sz w:val="28"/>
              </w:rPr>
              <w:t>ersion</w:t>
            </w:r>
          </w:p>
        </w:tc>
        <w:tc>
          <w:tcPr>
            <w:tcW w:w="2430" w:type="dxa"/>
          </w:tcPr>
          <w:p w:rsidR="00F71A13" w:rsidRPr="00B560E2" w:rsidRDefault="00F71A13" w:rsidP="00932D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F71A13" w:rsidTr="00932D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:rsidR="00F71A13" w:rsidRPr="00C878C6" w:rsidRDefault="00F71A13" w:rsidP="00932D41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80" w:type="dxa"/>
          </w:tcPr>
          <w:p w:rsidR="00F71A13" w:rsidRDefault="0078492F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Short Theme/Theme activity</w:t>
            </w:r>
          </w:p>
        </w:tc>
        <w:tc>
          <w:tcPr>
            <w:tcW w:w="2430" w:type="dxa"/>
          </w:tcPr>
          <w:p w:rsidR="00F71A13" w:rsidRPr="00B560E2" w:rsidRDefault="00F71A13" w:rsidP="00932D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5651E7" w:rsidRDefault="005651E7" w:rsidP="005651E7">
      <w:pPr>
        <w:jc w:val="both"/>
        <w:rPr>
          <w:rFonts w:ascii="Times New Roman" w:hAnsi="Times New Roman" w:cs="Times New Roman"/>
          <w:b/>
          <w:sz w:val="36"/>
        </w:rPr>
      </w:pPr>
    </w:p>
    <w:p w:rsidR="00AF385D" w:rsidRDefault="00AF385D" w:rsidP="005651E7">
      <w:pPr>
        <w:jc w:val="both"/>
        <w:rPr>
          <w:rFonts w:ascii="Times New Roman" w:hAnsi="Times New Roman" w:cs="Times New Roman"/>
          <w:b/>
          <w:sz w:val="36"/>
        </w:rPr>
      </w:pPr>
    </w:p>
    <w:p w:rsidR="00AF385D" w:rsidRDefault="00AF385D" w:rsidP="005651E7">
      <w:pPr>
        <w:jc w:val="both"/>
        <w:rPr>
          <w:rFonts w:ascii="Times New Roman" w:hAnsi="Times New Roman" w:cs="Times New Roman"/>
          <w:b/>
          <w:sz w:val="36"/>
        </w:rPr>
      </w:pPr>
    </w:p>
    <w:p w:rsidR="00AF385D" w:rsidRDefault="00AF385D" w:rsidP="00AF385D">
      <w:pPr>
        <w:jc w:val="both"/>
        <w:rPr>
          <w:rFonts w:ascii="Times New Roman" w:hAnsi="Times New Roman" w:cs="Times New Roman"/>
          <w:sz w:val="24"/>
        </w:rPr>
      </w:pPr>
    </w:p>
    <w:p w:rsidR="00AF385D" w:rsidRDefault="00AF385D" w:rsidP="00AF385D">
      <w:pPr>
        <w:jc w:val="both"/>
        <w:rPr>
          <w:rFonts w:ascii="Times New Roman" w:hAnsi="Times New Roman" w:cs="Times New Roman"/>
          <w:sz w:val="24"/>
        </w:rPr>
      </w:pPr>
    </w:p>
    <w:p w:rsidR="00AF385D" w:rsidRDefault="00AF385D" w:rsidP="00AF385D">
      <w:pPr>
        <w:jc w:val="both"/>
        <w:rPr>
          <w:rFonts w:ascii="Times New Roman" w:hAnsi="Times New Roman" w:cs="Times New Roman"/>
          <w:sz w:val="24"/>
        </w:rPr>
      </w:pPr>
    </w:p>
    <w:p w:rsidR="00AF385D" w:rsidRDefault="00AF385D" w:rsidP="00AF385D">
      <w:pPr>
        <w:jc w:val="both"/>
        <w:rPr>
          <w:rFonts w:ascii="Times New Roman" w:hAnsi="Times New Roman" w:cs="Times New Roman"/>
          <w:sz w:val="24"/>
        </w:rPr>
      </w:pPr>
    </w:p>
    <w:p w:rsidR="00AF385D" w:rsidRDefault="00AF385D" w:rsidP="00AF385D">
      <w:pPr>
        <w:jc w:val="both"/>
        <w:rPr>
          <w:rFonts w:ascii="Times New Roman" w:hAnsi="Times New Roman" w:cs="Times New Roman"/>
          <w:sz w:val="24"/>
        </w:rPr>
      </w:pPr>
    </w:p>
    <w:p w:rsidR="00AF385D" w:rsidRDefault="00AF385D" w:rsidP="00AF385D">
      <w:pPr>
        <w:jc w:val="both"/>
        <w:rPr>
          <w:rFonts w:ascii="Times New Roman" w:hAnsi="Times New Roman" w:cs="Times New Roman"/>
          <w:sz w:val="24"/>
        </w:rPr>
      </w:pPr>
    </w:p>
    <w:p w:rsidR="005651E7" w:rsidRDefault="005651E7" w:rsidP="005651E7">
      <w:pPr>
        <w:jc w:val="both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:rsidR="004D5941" w:rsidRDefault="004D5941" w:rsidP="005651E7">
      <w:pPr>
        <w:jc w:val="center"/>
        <w:rPr>
          <w:rFonts w:ascii="Times New Roman" w:hAnsi="Times New Roman" w:cs="Times New Roman"/>
          <w:b/>
          <w:sz w:val="28"/>
        </w:rPr>
      </w:pPr>
    </w:p>
    <w:p w:rsidR="005651E7" w:rsidRPr="00C40CC1" w:rsidRDefault="005651E7" w:rsidP="005651E7">
      <w:pPr>
        <w:jc w:val="center"/>
        <w:rPr>
          <w:rFonts w:ascii="Times New Roman" w:hAnsi="Times New Roman" w:cs="Times New Roman"/>
          <w:b/>
          <w:sz w:val="28"/>
        </w:rPr>
      </w:pPr>
      <w:r w:rsidRPr="00C40CC1">
        <w:rPr>
          <w:rFonts w:ascii="Times New Roman" w:hAnsi="Times New Roman" w:cs="Times New Roman"/>
          <w:b/>
          <w:sz w:val="28"/>
        </w:rPr>
        <w:t>Introduction</w:t>
      </w: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</w:rPr>
      </w:pP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Dear Teacher,</w:t>
      </w: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Greetings from e-</w:t>
      </w:r>
      <w:proofErr w:type="spellStart"/>
      <w:r>
        <w:rPr>
          <w:rFonts w:ascii="Times New Roman" w:hAnsi="Times New Roman" w:cs="Times New Roman"/>
          <w:sz w:val="24"/>
        </w:rPr>
        <w:t>Yantra</w:t>
      </w:r>
      <w:proofErr w:type="spellEnd"/>
      <w:r>
        <w:rPr>
          <w:rFonts w:ascii="Times New Roman" w:hAnsi="Times New Roman" w:cs="Times New Roman"/>
          <w:sz w:val="24"/>
        </w:rPr>
        <w:t>!</w:t>
      </w: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</w:rPr>
      </w:pPr>
      <w:r w:rsidRPr="00886C82"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/>
          <w:sz w:val="24"/>
        </w:rPr>
        <w:t xml:space="preserve"> lab</w:t>
      </w:r>
      <w:r w:rsidRPr="00886C8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experiments presented in this document </w:t>
      </w:r>
      <w:r w:rsidRPr="00886C82">
        <w:rPr>
          <w:rFonts w:ascii="Times New Roman" w:hAnsi="Times New Roman" w:cs="Times New Roman"/>
          <w:sz w:val="24"/>
        </w:rPr>
        <w:t xml:space="preserve">are meant to </w:t>
      </w:r>
      <w:r>
        <w:rPr>
          <w:rFonts w:ascii="Times New Roman" w:hAnsi="Times New Roman" w:cs="Times New Roman"/>
          <w:sz w:val="24"/>
        </w:rPr>
        <w:t>help you,</w:t>
      </w:r>
      <w:r w:rsidR="004D5941"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</w:rPr>
        <w:t xml:space="preserve"> incorporate hands-on training for your students by using the robots and accessories from your e-</w:t>
      </w:r>
      <w:proofErr w:type="spellStart"/>
      <w:r>
        <w:rPr>
          <w:rFonts w:ascii="Times New Roman" w:hAnsi="Times New Roman" w:cs="Times New Roman"/>
          <w:sz w:val="24"/>
        </w:rPr>
        <w:t>Yantra</w:t>
      </w:r>
      <w:proofErr w:type="spellEnd"/>
      <w:r>
        <w:rPr>
          <w:rFonts w:ascii="Times New Roman" w:hAnsi="Times New Roman" w:cs="Times New Roman"/>
          <w:sz w:val="24"/>
        </w:rPr>
        <w:t xml:space="preserve"> lab. We have tried to map these experiments to topics you teach as part of your course curriculum. However,</w:t>
      </w:r>
      <w:r w:rsidRPr="00886C82">
        <w:rPr>
          <w:rFonts w:ascii="Times New Roman" w:hAnsi="Times New Roman" w:cs="Times New Roman"/>
          <w:sz w:val="24"/>
        </w:rPr>
        <w:t xml:space="preserve"> a successful training is one</w:t>
      </w:r>
      <w:ins w:id="1" w:author=" saraswathi krithivasan" w:date="2015-05-06T08:37:00Z">
        <w:r w:rsidR="00932D41">
          <w:rPr>
            <w:rFonts w:ascii="Times New Roman" w:hAnsi="Times New Roman" w:cs="Times New Roman"/>
            <w:sz w:val="24"/>
          </w:rPr>
          <w:t xml:space="preserve"> </w:t>
        </w:r>
      </w:ins>
      <w:r w:rsidRPr="00886C82">
        <w:rPr>
          <w:rFonts w:ascii="Times New Roman" w:hAnsi="Times New Roman" w:cs="Times New Roman"/>
          <w:sz w:val="24"/>
        </w:rPr>
        <w:t xml:space="preserve">which is locally customized according to the requirement. </w:t>
      </w:r>
      <w:r>
        <w:rPr>
          <w:rFonts w:ascii="Times New Roman" w:hAnsi="Times New Roman" w:cs="Times New Roman"/>
          <w:sz w:val="24"/>
        </w:rPr>
        <w:t>Please m</w:t>
      </w:r>
      <w:r w:rsidRPr="00886C82">
        <w:rPr>
          <w:rFonts w:ascii="Times New Roman" w:hAnsi="Times New Roman" w:cs="Times New Roman"/>
          <w:sz w:val="24"/>
        </w:rPr>
        <w:t xml:space="preserve">aintain your style and </w:t>
      </w:r>
      <w:r>
        <w:rPr>
          <w:rFonts w:ascii="Times New Roman" w:hAnsi="Times New Roman" w:cs="Times New Roman"/>
          <w:sz w:val="24"/>
        </w:rPr>
        <w:t>feel free to extend these exercises to get the best out of your students.</w:t>
      </w:r>
    </w:p>
    <w:p w:rsidR="004D5941" w:rsidRDefault="005651E7" w:rsidP="005651E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hope to hear from you about your experiences and improvisations!</w:t>
      </w:r>
    </w:p>
    <w:p w:rsidR="00C40CC1" w:rsidRDefault="00C40CC1" w:rsidP="005651E7">
      <w:pPr>
        <w:jc w:val="both"/>
        <w:rPr>
          <w:rFonts w:ascii="Times New Roman" w:hAnsi="Times New Roman" w:cs="Times New Roman"/>
          <w:sz w:val="24"/>
        </w:rPr>
      </w:pP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e-</w:t>
      </w:r>
      <w:proofErr w:type="spellStart"/>
      <w:r>
        <w:rPr>
          <w:rFonts w:ascii="Times New Roman" w:hAnsi="Times New Roman" w:cs="Times New Roman"/>
          <w:sz w:val="24"/>
        </w:rPr>
        <w:t>Yantra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Team</w:t>
      </w: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</w:rPr>
      </w:pPr>
      <w:r w:rsidRPr="00886C82">
        <w:rPr>
          <w:rFonts w:ascii="Times New Roman" w:hAnsi="Times New Roman" w:cs="Times New Roman"/>
          <w:sz w:val="24"/>
        </w:rPr>
        <w:t xml:space="preserve"> </w:t>
      </w: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</w:rPr>
      </w:pP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</w:rPr>
      </w:pP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D5941" w:rsidRDefault="004D5941" w:rsidP="005651E7">
      <w:pPr>
        <w:jc w:val="center"/>
        <w:rPr>
          <w:rFonts w:ascii="Times New Roman" w:hAnsi="Times New Roman" w:cs="Times New Roman"/>
          <w:b/>
          <w:sz w:val="32"/>
        </w:rPr>
      </w:pPr>
    </w:p>
    <w:p w:rsidR="005651E7" w:rsidRPr="00E336CF" w:rsidRDefault="005651E7" w:rsidP="005651E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Basics of </w:t>
      </w:r>
      <w:r w:rsidR="00C40CC1">
        <w:rPr>
          <w:rFonts w:ascii="Times New Roman" w:hAnsi="Times New Roman" w:cs="Times New Roman"/>
          <w:b/>
          <w:sz w:val="32"/>
        </w:rPr>
        <w:t>Fire Bird</w:t>
      </w:r>
      <w:r w:rsidRPr="004D5941">
        <w:rPr>
          <w:rFonts w:ascii="Times New Roman" w:hAnsi="Times New Roman" w:cs="Times New Roman"/>
          <w:b/>
          <w:sz w:val="32"/>
        </w:rPr>
        <w:t xml:space="preserve"> V</w:t>
      </w:r>
    </w:p>
    <w:p w:rsidR="005651E7" w:rsidRDefault="00C40CC1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  <w:r w:rsidRPr="00C40CC1">
        <w:rPr>
          <w:rFonts w:ascii="Times New Roman" w:hAnsi="Times New Roman" w:cs="Times New Roman"/>
          <w:color w:val="403C3A"/>
          <w:sz w:val="24"/>
          <w:szCs w:val="18"/>
          <w:shd w:val="clear" w:color="auto" w:fill="FFFFFF"/>
        </w:rPr>
        <w:t>Fire Bird V is designed by NEX Robotics and Embedded Real-Time Systems</w:t>
      </w:r>
      <w:r w:rsidR="00932D41">
        <w:rPr>
          <w:rFonts w:ascii="Times New Roman" w:hAnsi="Times New Roman" w:cs="Times New Roman"/>
          <w:color w:val="403C3A"/>
          <w:sz w:val="24"/>
          <w:szCs w:val="18"/>
          <w:shd w:val="clear" w:color="auto" w:fill="FFFFFF"/>
        </w:rPr>
        <w:t xml:space="preserve"> (ERTS)</w:t>
      </w:r>
      <w:r w:rsidRPr="00C40CC1">
        <w:rPr>
          <w:rFonts w:ascii="Times New Roman" w:hAnsi="Times New Roman" w:cs="Times New Roman"/>
          <w:color w:val="403C3A"/>
          <w:sz w:val="24"/>
          <w:szCs w:val="18"/>
          <w:shd w:val="clear" w:color="auto" w:fill="FFFFFF"/>
        </w:rPr>
        <w:t xml:space="preserve"> lab, </w:t>
      </w:r>
      <w:r w:rsidR="00932D41">
        <w:rPr>
          <w:rFonts w:ascii="Times New Roman" w:hAnsi="Times New Roman" w:cs="Times New Roman"/>
          <w:color w:val="403C3A"/>
          <w:sz w:val="24"/>
          <w:szCs w:val="18"/>
          <w:shd w:val="clear" w:color="auto" w:fill="FFFFFF"/>
        </w:rPr>
        <w:t xml:space="preserve">Department of Computer </w:t>
      </w:r>
      <w:r w:rsidRPr="00C40CC1">
        <w:rPr>
          <w:rFonts w:ascii="Times New Roman" w:hAnsi="Times New Roman" w:cs="Times New Roman"/>
          <w:color w:val="403C3A"/>
          <w:sz w:val="24"/>
          <w:szCs w:val="18"/>
          <w:shd w:val="clear" w:color="auto" w:fill="FFFFFF"/>
        </w:rPr>
        <w:t>S</w:t>
      </w:r>
      <w:r w:rsidR="00932D41">
        <w:rPr>
          <w:rFonts w:ascii="Times New Roman" w:hAnsi="Times New Roman" w:cs="Times New Roman"/>
          <w:color w:val="403C3A"/>
          <w:sz w:val="24"/>
          <w:szCs w:val="18"/>
          <w:shd w:val="clear" w:color="auto" w:fill="FFFFFF"/>
        </w:rPr>
        <w:t xml:space="preserve">cience and </w:t>
      </w:r>
      <w:r w:rsidRPr="00C40CC1">
        <w:rPr>
          <w:rFonts w:ascii="Times New Roman" w:hAnsi="Times New Roman" w:cs="Times New Roman"/>
          <w:color w:val="403C3A"/>
          <w:sz w:val="24"/>
          <w:szCs w:val="18"/>
          <w:shd w:val="clear" w:color="auto" w:fill="FFFFFF"/>
        </w:rPr>
        <w:t>E</w:t>
      </w:r>
      <w:r w:rsidR="00932D41">
        <w:rPr>
          <w:rFonts w:ascii="Times New Roman" w:hAnsi="Times New Roman" w:cs="Times New Roman"/>
          <w:color w:val="403C3A"/>
          <w:sz w:val="24"/>
          <w:szCs w:val="18"/>
          <w:shd w:val="clear" w:color="auto" w:fill="FFFFFF"/>
        </w:rPr>
        <w:t>ngineering,</w:t>
      </w:r>
      <w:r w:rsidRPr="00C40CC1">
        <w:rPr>
          <w:rFonts w:ascii="Times New Roman" w:hAnsi="Times New Roman" w:cs="Times New Roman"/>
          <w:color w:val="403C3A"/>
          <w:sz w:val="24"/>
          <w:szCs w:val="18"/>
          <w:shd w:val="clear" w:color="auto" w:fill="FFFFFF"/>
        </w:rPr>
        <w:t xml:space="preserve"> IIT Bomb</w:t>
      </w:r>
      <w:r w:rsidRPr="00C40CC1">
        <w:rPr>
          <w:rFonts w:ascii="Times New Roman" w:hAnsi="Times New Roman" w:cs="Times New Roman"/>
          <w:color w:val="403C3A"/>
          <w:sz w:val="24"/>
          <w:szCs w:val="24"/>
          <w:shd w:val="clear" w:color="auto" w:fill="FFFFFF"/>
        </w:rPr>
        <w:t>ay.</w:t>
      </w:r>
      <w:r w:rsidRPr="00C40CC1">
        <w:rPr>
          <w:rStyle w:val="apple-converted-space"/>
          <w:rFonts w:ascii="Times New Roman" w:hAnsi="Times New Roman" w:cs="Times New Roman"/>
          <w:color w:val="403C3A"/>
          <w:sz w:val="24"/>
          <w:szCs w:val="24"/>
          <w:shd w:val="clear" w:color="auto" w:fill="FFFFFF"/>
        </w:rPr>
        <w:t> </w:t>
      </w:r>
      <w:r w:rsidRPr="00C40CC1">
        <w:rPr>
          <w:rFonts w:ascii="Times New Roman" w:hAnsi="Times New Roman" w:cs="Times New Roman"/>
          <w:color w:val="403C3A"/>
          <w:sz w:val="24"/>
          <w:szCs w:val="24"/>
          <w:shd w:val="clear" w:color="auto" w:fill="FFFFFF"/>
        </w:rPr>
        <w:t>Its modular architecture</w:t>
      </w:r>
      <w:r w:rsidR="00BE210B">
        <w:rPr>
          <w:rFonts w:ascii="Times New Roman" w:hAnsi="Times New Roman" w:cs="Times New Roman"/>
          <w:color w:val="403C3A"/>
          <w:sz w:val="24"/>
          <w:szCs w:val="24"/>
          <w:shd w:val="clear" w:color="auto" w:fill="FFFFFF"/>
        </w:rPr>
        <w:t>,</w:t>
      </w:r>
      <w:r w:rsidRPr="00C40CC1">
        <w:rPr>
          <w:rFonts w:ascii="Times New Roman" w:hAnsi="Times New Roman" w:cs="Times New Roman"/>
          <w:color w:val="403C3A"/>
          <w:sz w:val="24"/>
          <w:szCs w:val="24"/>
          <w:shd w:val="clear" w:color="auto" w:fill="FFFFFF"/>
        </w:rPr>
        <w:t xml:space="preserve"> allows you to control it using multiple p</w:t>
      </w:r>
      <w:r>
        <w:rPr>
          <w:rFonts w:ascii="Times New Roman" w:hAnsi="Times New Roman" w:cs="Times New Roman"/>
          <w:color w:val="403C3A"/>
          <w:sz w:val="24"/>
          <w:szCs w:val="24"/>
          <w:shd w:val="clear" w:color="auto" w:fill="FFFFFF"/>
        </w:rPr>
        <w:t xml:space="preserve">rocessors such as 8051, AVR </w:t>
      </w:r>
      <w:r w:rsidRPr="00C40CC1">
        <w:rPr>
          <w:rFonts w:ascii="Times New Roman" w:hAnsi="Times New Roman" w:cs="Times New Roman"/>
          <w:color w:val="403C3A"/>
          <w:sz w:val="24"/>
          <w:szCs w:val="24"/>
          <w:shd w:val="clear" w:color="auto" w:fill="FFFFFF"/>
        </w:rPr>
        <w:t>and ARM7.</w:t>
      </w:r>
      <w:r w:rsidR="005651E7" w:rsidRPr="00C40CC1">
        <w:rPr>
          <w:rFonts w:ascii="Times New Roman" w:hAnsi="Times New Roman" w:cs="Times New Roman"/>
          <w:sz w:val="23"/>
          <w:szCs w:val="23"/>
        </w:rPr>
        <w:t xml:space="preserve"> </w:t>
      </w:r>
      <w:r w:rsidR="005651E7">
        <w:rPr>
          <w:rFonts w:ascii="Times New Roman" w:hAnsi="Times New Roman" w:cs="Times New Roman"/>
          <w:sz w:val="23"/>
          <w:szCs w:val="23"/>
        </w:rPr>
        <w:t xml:space="preserve">Different family of microcontrollers can be added by simply changing </w:t>
      </w:r>
      <w:r w:rsidR="00932D41">
        <w:rPr>
          <w:rFonts w:ascii="Times New Roman" w:hAnsi="Times New Roman" w:cs="Times New Roman"/>
          <w:sz w:val="23"/>
          <w:szCs w:val="23"/>
        </w:rPr>
        <w:t xml:space="preserve">the </w:t>
      </w:r>
      <w:r w:rsidR="005651E7">
        <w:rPr>
          <w:rFonts w:ascii="Times New Roman" w:hAnsi="Times New Roman" w:cs="Times New Roman"/>
          <w:sz w:val="23"/>
          <w:szCs w:val="23"/>
        </w:rPr>
        <w:t>to</w:t>
      </w:r>
      <w:r>
        <w:rPr>
          <w:rFonts w:ascii="Times New Roman" w:hAnsi="Times New Roman" w:cs="Times New Roman"/>
          <w:sz w:val="23"/>
          <w:szCs w:val="23"/>
        </w:rPr>
        <w:t>p microcontroller adaptor board</w:t>
      </w:r>
      <w:r w:rsidR="005651E7">
        <w:rPr>
          <w:rFonts w:ascii="Times New Roman" w:hAnsi="Times New Roman" w:cs="Times New Roman"/>
          <w:sz w:val="23"/>
          <w:szCs w:val="23"/>
        </w:rPr>
        <w:t>. This feature makes Fire Bird V robots very versatile.</w:t>
      </w:r>
    </w:p>
    <w:p w:rsidR="00C40CC1" w:rsidRDefault="00C40CC1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087FB5" w:rsidRDefault="00087FB5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You can watch the video tutorial present in the given folder </w:t>
      </w:r>
      <w:r w:rsidR="00BE210B">
        <w:rPr>
          <w:rFonts w:ascii="Times New Roman" w:hAnsi="Times New Roman" w:cs="Times New Roman"/>
          <w:sz w:val="23"/>
          <w:szCs w:val="23"/>
        </w:rPr>
        <w:t>on how to</w:t>
      </w:r>
      <w:r>
        <w:rPr>
          <w:rFonts w:ascii="Times New Roman" w:hAnsi="Times New Roman" w:cs="Times New Roman"/>
          <w:sz w:val="23"/>
          <w:szCs w:val="23"/>
        </w:rPr>
        <w:t xml:space="preserve"> change the adaptor board.</w:t>
      </w:r>
    </w:p>
    <w:p w:rsidR="00087FB5" w:rsidRDefault="00087FB5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5651E7" w:rsidRDefault="005651E7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  <w:r w:rsidRPr="00FC5C47">
        <w:rPr>
          <w:rFonts w:ascii="Times New Roman" w:hAnsi="Times New Roman" w:cs="Times New Roman"/>
          <w:sz w:val="23"/>
          <w:szCs w:val="23"/>
        </w:rPr>
        <w:t>Currently</w:t>
      </w:r>
      <w:r w:rsidR="00DF0C2D">
        <w:rPr>
          <w:rFonts w:ascii="Times New Roman" w:hAnsi="Times New Roman" w:cs="Times New Roman"/>
          <w:sz w:val="23"/>
          <w:szCs w:val="23"/>
        </w:rPr>
        <w:t xml:space="preserve"> we are using </w:t>
      </w:r>
      <w:r w:rsidR="00863742" w:rsidRPr="00863742">
        <w:rPr>
          <w:rFonts w:ascii="Times New Roman" w:hAnsi="Times New Roman" w:cs="Times New Roman"/>
          <w:sz w:val="23"/>
          <w:szCs w:val="23"/>
        </w:rPr>
        <w:t xml:space="preserve">P89V51RD2 </w:t>
      </w:r>
      <w:r w:rsidR="00DF0C2D">
        <w:rPr>
          <w:rFonts w:ascii="Times New Roman" w:hAnsi="Times New Roman" w:cs="Times New Roman"/>
          <w:sz w:val="23"/>
          <w:szCs w:val="23"/>
        </w:rPr>
        <w:t>(</w:t>
      </w:r>
      <w:r w:rsidR="00863742">
        <w:rPr>
          <w:rFonts w:ascii="Times New Roman" w:hAnsi="Times New Roman" w:cs="Times New Roman"/>
          <w:sz w:val="23"/>
          <w:szCs w:val="23"/>
        </w:rPr>
        <w:t xml:space="preserve">8051 - </w:t>
      </w:r>
      <w:r w:rsidR="00DF0C2D">
        <w:rPr>
          <w:rFonts w:ascii="Times New Roman" w:hAnsi="Times New Roman" w:cs="Times New Roman"/>
          <w:sz w:val="23"/>
          <w:szCs w:val="23"/>
        </w:rPr>
        <w:t>AVR) m</w:t>
      </w:r>
      <w:r w:rsidRPr="00FC5C47">
        <w:rPr>
          <w:rFonts w:ascii="Times New Roman" w:hAnsi="Times New Roman" w:cs="Times New Roman"/>
          <w:sz w:val="23"/>
          <w:szCs w:val="23"/>
        </w:rPr>
        <w:t xml:space="preserve">icrocontroller </w:t>
      </w:r>
      <w:r>
        <w:rPr>
          <w:rFonts w:ascii="Times New Roman" w:hAnsi="Times New Roman" w:cs="Times New Roman"/>
          <w:sz w:val="23"/>
          <w:szCs w:val="23"/>
        </w:rPr>
        <w:t xml:space="preserve">adaptor </w:t>
      </w:r>
      <w:r w:rsidRPr="00FC5C47">
        <w:rPr>
          <w:rFonts w:ascii="Times New Roman" w:hAnsi="Times New Roman" w:cs="Times New Roman"/>
          <w:sz w:val="23"/>
          <w:szCs w:val="23"/>
        </w:rPr>
        <w:t>board</w:t>
      </w:r>
      <w:r w:rsidR="004D5941">
        <w:rPr>
          <w:rFonts w:ascii="Times New Roman" w:hAnsi="Times New Roman" w:cs="Times New Roman"/>
          <w:sz w:val="23"/>
          <w:szCs w:val="23"/>
        </w:rPr>
        <w:t xml:space="preserve">. </w:t>
      </w:r>
      <w:r w:rsidR="00E87F0C">
        <w:rPr>
          <w:rFonts w:ascii="Times New Roman" w:hAnsi="Times New Roman" w:cs="Times New Roman"/>
          <w:sz w:val="23"/>
          <w:szCs w:val="23"/>
        </w:rPr>
        <w:t>The Fire Bird V components required for learning the concepts covered i</w:t>
      </w:r>
      <w:r>
        <w:rPr>
          <w:rFonts w:ascii="Times New Roman" w:hAnsi="Times New Roman" w:cs="Times New Roman"/>
          <w:sz w:val="23"/>
          <w:szCs w:val="23"/>
        </w:rPr>
        <w:t>n this handbook are:</w:t>
      </w:r>
    </w:p>
    <w:p w:rsidR="005651E7" w:rsidRDefault="005651E7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3574D5" w:rsidRDefault="003574D5" w:rsidP="003574D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F1355D">
        <w:rPr>
          <w:rFonts w:ascii="Times New Roman" w:hAnsi="Times New Roman" w:cs="Times New Roman"/>
          <w:sz w:val="24"/>
        </w:rPr>
        <w:t>LCD</w:t>
      </w:r>
      <w:r>
        <w:rPr>
          <w:rFonts w:ascii="Times New Roman" w:hAnsi="Times New Roman" w:cs="Times New Roman"/>
          <w:sz w:val="24"/>
        </w:rPr>
        <w:t>:</w:t>
      </w:r>
    </w:p>
    <w:p w:rsidR="003574D5" w:rsidRPr="00F1355D" w:rsidRDefault="00F71A13" w:rsidP="003574D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group id="Group 30" o:spid="_x0000_s1180" style="position:absolute;left:0;text-align:left;margin-left:192.9pt;margin-top:132.7pt;width:217.1pt;height:39.75pt;z-index:251698176" coordsize="27569,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02" o:spid="_x0000_s1181" type="#_x0000_t32" style="position:absolute;top:1811;width:1370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QVMMEAAADcAAAADwAAAGRycy9kb3ducmV2LnhtbERPTYvCMBC9L/gfwgje1lRBkWqUZUEQ&#10;wUN1xevQjG21mZRm1OqvNwsLe5vH+5zFqnO1ulMbKs8GRsMEFHHubcWFgZ/D+nMGKgiyxdozGXhS&#10;gNWy97HA1PoHZ3TfS6FiCIcUDZQiTap1yEtyGIa+IY7c2bcOJcK20LbFRwx3tR4nyVQ7rDg2lNjQ&#10;d0n5dX9zBta748XeZqdtJs8JhqkcJtnoZcyg333NQQl18i/+c29snJ+M4feZeIFe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BBUwwQAAANwAAAAPAAAAAAAAAAAAAAAA&#10;AKECAABkcnMvZG93bnJldi54bWxQSwUGAAAAAAQABAD5AAAAjwMAAAAA&#10;" strokecolor="red" strokeweight="1.5pt">
              <v:stroke endarrow="open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3" o:spid="_x0000_s1182" type="#_x0000_t202" style="position:absolute;left:13802;width:13767;height:5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UdMQA&#10;AADc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xoC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lHTEAAAA3AAAAA8AAAAAAAAAAAAAAAAAmAIAAGRycy9k&#10;b3ducmV2LnhtbFBLBQYAAAAABAAEAPUAAACJAwAAAAA=&#10;" filled="f" stroked="f" strokeweight=".5pt">
              <v:textbox>
                <w:txbxContent>
                  <w:p w:rsidR="00F71A13" w:rsidRPr="0001667D" w:rsidRDefault="00F71A13" w:rsidP="003574D5">
                    <w:pPr>
                      <w:rPr>
                        <w:b/>
                        <w:color w:val="FF0000"/>
                        <w:sz w:val="32"/>
                      </w:rPr>
                    </w:pPr>
                    <w:r w:rsidRPr="0001667D">
                      <w:rPr>
                        <w:b/>
                        <w:color w:val="FF0000"/>
                        <w:sz w:val="32"/>
                      </w:rPr>
                      <w:t>LCD</w:t>
                    </w:r>
                  </w:p>
                </w:txbxContent>
              </v:textbox>
            </v:shape>
          </v:group>
        </w:pict>
      </w:r>
      <w:r w:rsidR="003574D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29C8F1" wp14:editId="7F0E7773">
            <wp:extent cx="3171825" cy="3252636"/>
            <wp:effectExtent l="0" t="0" r="0" b="5080"/>
            <wp:docPr id="101" name="Picture 101" descr="C:\Users\Deepa\Desktop\fire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a\Desktop\firebi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303" cy="325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D5" w:rsidRDefault="003574D5" w:rsidP="003574D5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Note: You can refer to LCD module from e-</w:t>
      </w:r>
      <w:proofErr w:type="spellStart"/>
      <w:r>
        <w:rPr>
          <w:rFonts w:ascii="Times New Roman" w:hAnsi="Times New Roman" w:cs="Times New Roman"/>
          <w:b/>
          <w:sz w:val="24"/>
        </w:rPr>
        <w:t>Yantra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DVD tutorial in hardware and software manual.</w:t>
      </w:r>
    </w:p>
    <w:p w:rsidR="003574D5" w:rsidRDefault="003574D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574D5" w:rsidRPr="003574D5" w:rsidRDefault="003574D5" w:rsidP="003574D5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5651E7" w:rsidRPr="00CD5F26" w:rsidRDefault="006F5977" w:rsidP="00546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4"/>
        </w:rPr>
        <w:t xml:space="preserve">Position </w:t>
      </w:r>
      <w:r w:rsidR="004908A2">
        <w:rPr>
          <w:rFonts w:ascii="Times New Roman" w:hAnsi="Times New Roman" w:cs="Times New Roman"/>
          <w:sz w:val="24"/>
        </w:rPr>
        <w:t>Encoder</w:t>
      </w:r>
      <w:r w:rsidR="005651E7">
        <w:rPr>
          <w:rFonts w:ascii="Times New Roman" w:hAnsi="Times New Roman" w:cs="Times New Roman"/>
          <w:sz w:val="24"/>
        </w:rPr>
        <w:t xml:space="preserve">: </w:t>
      </w:r>
    </w:p>
    <w:p w:rsidR="005651E7" w:rsidRDefault="005651E7" w:rsidP="005651E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163845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4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02C" w:rsidRDefault="00FD202C" w:rsidP="00FD202C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FD202C">
        <w:rPr>
          <w:rFonts w:ascii="Times New Roman" w:hAnsi="Times New Roman" w:cs="Times New Roman"/>
          <w:b/>
          <w:sz w:val="24"/>
        </w:rPr>
        <w:t>Figure 1.1</w:t>
      </w:r>
      <w:r>
        <w:rPr>
          <w:rFonts w:ascii="Times New Roman" w:hAnsi="Times New Roman" w:cs="Times New Roman"/>
          <w:b/>
          <w:sz w:val="24"/>
        </w:rPr>
        <w:t xml:space="preserve">: Placement of </w:t>
      </w:r>
      <w:r w:rsidRPr="004908A2">
        <w:rPr>
          <w:rFonts w:ascii="Times New Roman" w:hAnsi="Times New Roman" w:cs="Times New Roman"/>
          <w:b/>
          <w:sz w:val="24"/>
        </w:rPr>
        <w:t>Position Encoder</w:t>
      </w:r>
      <w:r>
        <w:rPr>
          <w:rFonts w:ascii="Times New Roman" w:hAnsi="Times New Roman" w:cs="Times New Roman"/>
          <w:b/>
          <w:sz w:val="24"/>
        </w:rPr>
        <w:t xml:space="preserve"> on Fire</w:t>
      </w:r>
      <w:ins w:id="2" w:author="ismail - [2010]" w:date="2015-05-06T10:44:00Z">
        <w:r w:rsidR="00613E90">
          <w:rPr>
            <w:rFonts w:ascii="Times New Roman" w:hAnsi="Times New Roman" w:cs="Times New Roman"/>
            <w:b/>
            <w:sz w:val="24"/>
          </w:rPr>
          <w:t xml:space="preserve"> </w:t>
        </w:r>
      </w:ins>
      <w:r w:rsidR="00FD2752">
        <w:rPr>
          <w:rFonts w:ascii="Times New Roman" w:hAnsi="Times New Roman" w:cs="Times New Roman"/>
          <w:b/>
          <w:sz w:val="24"/>
        </w:rPr>
        <w:t>B</w:t>
      </w:r>
      <w:r>
        <w:rPr>
          <w:rFonts w:ascii="Times New Roman" w:hAnsi="Times New Roman" w:cs="Times New Roman"/>
          <w:b/>
          <w:sz w:val="24"/>
        </w:rPr>
        <w:t>ird V</w:t>
      </w:r>
    </w:p>
    <w:p w:rsidR="008F33D2" w:rsidRDefault="008F33D2">
      <w:pPr>
        <w:rPr>
          <w:rFonts w:ascii="Times New Roman" w:hAnsi="Times New Roman" w:cs="Times New Roman"/>
          <w:b/>
          <w:sz w:val="24"/>
        </w:rPr>
      </w:pPr>
    </w:p>
    <w:p w:rsidR="008F33D2" w:rsidRDefault="008F33D2" w:rsidP="008F33D2">
      <w:pPr>
        <w:jc w:val="both"/>
        <w:rPr>
          <w:rFonts w:ascii="Times New Roman" w:hAnsi="Times New Roman" w:cs="Times New Roman"/>
          <w:b/>
          <w:sz w:val="24"/>
        </w:rPr>
      </w:pPr>
    </w:p>
    <w:p w:rsidR="00827E36" w:rsidRDefault="008F33D2" w:rsidP="003574D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Note: You can refer to </w:t>
      </w:r>
      <w:r w:rsidR="003574D5">
        <w:rPr>
          <w:rFonts w:ascii="Times New Roman" w:hAnsi="Times New Roman" w:cs="Times New Roman"/>
          <w:b/>
          <w:sz w:val="24"/>
        </w:rPr>
        <w:t xml:space="preserve">Robot Position Control module in </w:t>
      </w:r>
      <w:r>
        <w:rPr>
          <w:rFonts w:ascii="Times New Roman" w:hAnsi="Times New Roman" w:cs="Times New Roman"/>
          <w:b/>
          <w:sz w:val="24"/>
        </w:rPr>
        <w:t>hardware and software manual.</w:t>
      </w:r>
      <w:r w:rsidR="00B560E2" w:rsidRPr="00F1355D">
        <w:rPr>
          <w:rFonts w:ascii="Times New Roman" w:hAnsi="Times New Roman" w:cs="Times New Roman"/>
          <w:b/>
          <w:sz w:val="24"/>
        </w:rPr>
        <w:br w:type="page"/>
      </w:r>
    </w:p>
    <w:p w:rsidR="00827E36" w:rsidRPr="008F33D2" w:rsidRDefault="00827E36" w:rsidP="00827E36">
      <w:pPr>
        <w:jc w:val="both"/>
        <w:rPr>
          <w:rFonts w:ascii="Times New Roman" w:hAnsi="Times New Roman" w:cs="Times New Roman"/>
          <w:b/>
          <w:sz w:val="24"/>
        </w:rPr>
      </w:pPr>
      <w:r w:rsidRPr="008F33D2">
        <w:rPr>
          <w:rFonts w:ascii="Times New Roman" w:hAnsi="Times New Roman" w:cs="Times New Roman"/>
          <w:b/>
          <w:sz w:val="24"/>
        </w:rPr>
        <w:lastRenderedPageBreak/>
        <w:t xml:space="preserve">Topic: </w:t>
      </w:r>
      <w:r w:rsidRPr="008F33D2">
        <w:rPr>
          <w:rFonts w:ascii="Times New Roman" w:hAnsi="Times New Roman" w:cs="Times New Roman"/>
          <w:sz w:val="24"/>
        </w:rPr>
        <w:t xml:space="preserve">To study </w:t>
      </w:r>
      <w:r w:rsidRPr="008F33D2">
        <w:rPr>
          <w:rFonts w:ascii="Times New Roman" w:hAnsi="Times New Roman" w:cs="Times New Roman"/>
          <w:color w:val="000000" w:themeColor="text1"/>
          <w:sz w:val="24"/>
          <w:szCs w:val="24"/>
        </w:rPr>
        <w:t>Input-Output Interfacing</w:t>
      </w:r>
      <w:ins w:id="3" w:author=" saraswathi krithivasan" w:date="2015-05-06T09:06:00Z">
        <w:r w:rsidRPr="008F33D2">
          <w:rPr>
            <w:rFonts w:ascii="Times New Roman" w:hAnsi="Times New Roman" w:cs="Times New Roman"/>
            <w:sz w:val="24"/>
          </w:rPr>
          <w:t xml:space="preserve"> </w:t>
        </w:r>
      </w:ins>
    </w:p>
    <w:p w:rsidR="00827E36" w:rsidRPr="008F33D2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Prerequisites: </w:t>
      </w:r>
      <w:r>
        <w:rPr>
          <w:rFonts w:ascii="Times New Roman" w:hAnsi="Times New Roman" w:cs="Times New Roman"/>
          <w:sz w:val="24"/>
          <w:szCs w:val="24"/>
        </w:rPr>
        <w:t>C Programming, Basics of Embedded C</w:t>
      </w:r>
    </w:p>
    <w:p w:rsidR="00827E36" w:rsidRPr="008F33D2" w:rsidRDefault="00ED6D2C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Soft</w:t>
      </w:r>
      <w:r w:rsidR="00827E36">
        <w:rPr>
          <w:rFonts w:ascii="Times New Roman" w:hAnsi="Times New Roman" w:cs="Times New Roman"/>
          <w:b/>
          <w:sz w:val="24"/>
          <w:szCs w:val="24"/>
        </w:rPr>
        <w:t>ware Manual:</w:t>
      </w:r>
      <w:r w:rsidR="00827E36" w:rsidRPr="008F33D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27E36">
        <w:rPr>
          <w:rFonts w:ascii="Times New Roman" w:hAnsi="Times New Roman" w:cs="Times New Roman"/>
          <w:sz w:val="24"/>
          <w:szCs w:val="24"/>
        </w:rPr>
        <w:t>IO</w:t>
      </w:r>
      <w:r w:rsidR="00827E36" w:rsidRPr="008F33D2">
        <w:rPr>
          <w:rFonts w:ascii="Times New Roman" w:hAnsi="Times New Roman" w:cs="Times New Roman"/>
          <w:sz w:val="24"/>
          <w:szCs w:val="24"/>
        </w:rPr>
        <w:t xml:space="preserve"> </w:t>
      </w:r>
      <w:r w:rsidR="002934EB" w:rsidRPr="008F33D2">
        <w:rPr>
          <w:rFonts w:ascii="Times New Roman" w:hAnsi="Times New Roman" w:cs="Times New Roman"/>
          <w:sz w:val="24"/>
          <w:szCs w:val="24"/>
        </w:rPr>
        <w:t>interfacing</w:t>
      </w:r>
      <w:r w:rsidR="002934EB">
        <w:rPr>
          <w:rFonts w:ascii="Times New Roman" w:hAnsi="Times New Roman" w:cs="Times New Roman"/>
          <w:sz w:val="24"/>
          <w:szCs w:val="24"/>
        </w:rPr>
        <w:t xml:space="preserve"> (</w:t>
      </w:r>
      <w:r w:rsidR="00641543">
        <w:rPr>
          <w:rFonts w:ascii="Times New Roman" w:hAnsi="Times New Roman" w:cs="Times New Roman"/>
          <w:sz w:val="24"/>
          <w:szCs w:val="24"/>
        </w:rPr>
        <w:t>Section</w:t>
      </w:r>
      <w:r w:rsidR="002934EB">
        <w:rPr>
          <w:rFonts w:ascii="Times New Roman" w:hAnsi="Times New Roman" w:cs="Times New Roman"/>
          <w:sz w:val="24"/>
          <w:szCs w:val="24"/>
        </w:rPr>
        <w:t xml:space="preserve"> 3</w:t>
      </w:r>
      <w:r w:rsidR="00827E36">
        <w:rPr>
          <w:rFonts w:ascii="Times New Roman" w:hAnsi="Times New Roman" w:cs="Times New Roman"/>
          <w:sz w:val="24"/>
          <w:szCs w:val="24"/>
        </w:rPr>
        <w:t>)</w:t>
      </w:r>
    </w:p>
    <w:p w:rsidR="00827E36" w:rsidRPr="008F33D2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F33D2">
        <w:rPr>
          <w:rFonts w:ascii="Times New Roman" w:hAnsi="Times New Roman" w:cs="Times New Roman"/>
          <w:b/>
          <w:sz w:val="24"/>
          <w:szCs w:val="24"/>
        </w:rPr>
        <w:t xml:space="preserve">Components Required: </w:t>
      </w:r>
      <w:r w:rsidRPr="008F33D2">
        <w:rPr>
          <w:rFonts w:ascii="Times New Roman" w:hAnsi="Times New Roman" w:cs="Times New Roman"/>
          <w:sz w:val="24"/>
          <w:szCs w:val="24"/>
        </w:rPr>
        <w:t xml:space="preserve">Fire Bird V Robot with </w:t>
      </w:r>
      <w:r w:rsidRPr="008F33D2">
        <w:rPr>
          <w:rFonts w:ascii="Times New Roman" w:hAnsi="Times New Roman" w:cs="Times New Roman"/>
          <w:sz w:val="23"/>
          <w:szCs w:val="23"/>
        </w:rPr>
        <w:t>8051</w:t>
      </w:r>
      <w:r w:rsidRPr="008F33D2">
        <w:rPr>
          <w:rFonts w:ascii="Times New Roman" w:hAnsi="Times New Roman" w:cs="Times New Roman"/>
          <w:sz w:val="24"/>
          <w:szCs w:val="24"/>
        </w:rPr>
        <w:t xml:space="preserve"> Adapter Board</w:t>
      </w:r>
    </w:p>
    <w:p w:rsidR="00827E36" w:rsidRDefault="00827E36" w:rsidP="00827E36">
      <w:pPr>
        <w:rPr>
          <w:rFonts w:ascii="Times New Roman" w:hAnsi="Times New Roman" w:cs="Times New Roman"/>
          <w:b/>
          <w:sz w:val="24"/>
          <w:szCs w:val="24"/>
        </w:rPr>
      </w:pPr>
      <w:r w:rsidRPr="008F33D2">
        <w:rPr>
          <w:rFonts w:ascii="Times New Roman" w:hAnsi="Times New Roman" w:cs="Times New Roman"/>
          <w:b/>
          <w:sz w:val="24"/>
          <w:szCs w:val="24"/>
        </w:rPr>
        <w:t>Lecture Notes: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does input and output device mean?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devices provide input to the computer/microcontroller, while output devices provide a way for a computer/microcontroller to output data for communication with users or other device.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e.g.: 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devices: Keyboard, Switch, Sensor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devices: LCD, Motor, LED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do we connect the input and output devices?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Input/output ports are the connections available in microcontroller for to connect input/output devices.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Ports are junctions to connect the input/output devices. There are different types of ports. 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One is GPIO (general purpose input output), which is an interface available on modern microcontrollers </w:t>
      </w:r>
      <w:r w:rsidRPr="000B635F">
        <w:rPr>
          <w:rFonts w:ascii="Times New Roman" w:eastAsia="TimesNewRomanPSMT" w:hAnsi="Times New Roman" w:cs="Times New Roman"/>
          <w:sz w:val="24"/>
          <w:szCs w:val="24"/>
        </w:rPr>
        <w:t>to provide an ease of access to the devices internal properties.</w:t>
      </w:r>
    </w:p>
    <w:p w:rsidR="00827E36" w:rsidRDefault="00827E36" w:rsidP="00827E36">
      <w:pPr>
        <w:rPr>
          <w:rFonts w:ascii="Times New Roman" w:hAnsi="Times New Roman" w:cs="Times New Roman"/>
          <w:sz w:val="24"/>
          <w:szCs w:val="24"/>
        </w:rPr>
      </w:pPr>
    </w:p>
    <w:p w:rsidR="00827E36" w:rsidRPr="005F66CB" w:rsidRDefault="00827E36" w:rsidP="00827E36">
      <w:pPr>
        <w:rPr>
          <w:rFonts w:ascii="Times New Roman" w:hAnsi="Times New Roman" w:cs="Times New Roman"/>
          <w:b/>
          <w:sz w:val="24"/>
          <w:szCs w:val="24"/>
        </w:rPr>
      </w:pPr>
      <w:r w:rsidRPr="005F66CB">
        <w:rPr>
          <w:rFonts w:ascii="Times New Roman" w:hAnsi="Times New Roman" w:cs="Times New Roman"/>
          <w:b/>
          <w:sz w:val="24"/>
          <w:szCs w:val="24"/>
        </w:rPr>
        <w:t>Interfacing Input-Output device: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total 40 pins in 8051 microcontroller, where 32 pins are used for input and output.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Pins are grouped together and are called as Ports. There are total four 8-bit ports, that is, Port 0, Port 1, Port 2 and Port 3.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3786A">
        <w:rPr>
          <w:rFonts w:ascii="Times New Roman" w:hAnsi="Times New Roman" w:cs="Times New Roman"/>
          <w:sz w:val="24"/>
          <w:szCs w:val="24"/>
        </w:rPr>
        <w:t>Port 0 is a dual purpose port, it is</w:t>
      </w:r>
      <w:r>
        <w:rPr>
          <w:rFonts w:ascii="Times New Roman" w:hAnsi="Times New Roman" w:cs="Times New Roman"/>
          <w:sz w:val="24"/>
          <w:szCs w:val="24"/>
        </w:rPr>
        <w:t xml:space="preserve"> located from pin 32 to pin 39.</w:t>
      </w:r>
    </w:p>
    <w:p w:rsidR="00827E36" w:rsidRDefault="00827E36" w:rsidP="00827E36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3786A">
        <w:rPr>
          <w:rFonts w:ascii="Times New Roman" w:hAnsi="Times New Roman" w:cs="Times New Roman"/>
          <w:bCs/>
          <w:sz w:val="24"/>
          <w:szCs w:val="24"/>
        </w:rPr>
        <w:t xml:space="preserve">Port 1 is a dedicated I/O port from pin 1 to pin 8.Upon </w:t>
      </w:r>
      <w:r>
        <w:rPr>
          <w:rFonts w:ascii="Times New Roman" w:hAnsi="Times New Roman" w:cs="Times New Roman"/>
          <w:bCs/>
          <w:sz w:val="24"/>
          <w:szCs w:val="24"/>
        </w:rPr>
        <w:t>reset it is configured as outpu</w:t>
      </w:r>
      <w:r w:rsidRPr="00E3786A">
        <w:rPr>
          <w:rFonts w:ascii="Times New Roman" w:hAnsi="Times New Roman" w:cs="Times New Roman"/>
          <w:bCs/>
          <w:sz w:val="24"/>
          <w:szCs w:val="24"/>
        </w:rPr>
        <w:t>t.</w:t>
      </w:r>
    </w:p>
    <w:p w:rsidR="00827E36" w:rsidRDefault="00827E36" w:rsidP="00827E36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</w:t>
      </w:r>
      <w:r w:rsidRPr="00E3786A">
        <w:rPr>
          <w:rFonts w:ascii="Times New Roman" w:hAnsi="Times New Roman" w:cs="Times New Roman"/>
          <w:bCs/>
          <w:sz w:val="24"/>
          <w:szCs w:val="24"/>
        </w:rPr>
        <w:t>ort 2 is a dual-purpose port, located from pin 21 to pin 28.</w:t>
      </w:r>
    </w:p>
    <w:p w:rsidR="00827E36" w:rsidRPr="00E3786A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Port 3 is also dual-purpose port, located from pin 10 to pin 17.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logical state on a pin determines whether it is configured as input or output. If a pin on microcontroller needs to be configured as output, then logic 0 should be applied to the appropriate bit on I/O port. So, a voltage level on the appropriate pin will be 0.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Similarly, if a pin needs to be configured as input then, logic 1 should be applied to the appropriate port. Here, the voltage level on appropriate pin will be 5V.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Let us see few examples on working with ports: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7E36" w:rsidRPr="00EA449D" w:rsidRDefault="00827E36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1: </w:t>
      </w:r>
      <w:r w:rsidRPr="00EA449D">
        <w:rPr>
          <w:rFonts w:ascii="Times New Roman" w:hAnsi="Times New Roman" w:cs="Times New Roman"/>
          <w:color w:val="000000"/>
          <w:sz w:val="24"/>
          <w:szCs w:val="24"/>
        </w:rPr>
        <w:t>Set the 4</w:t>
      </w:r>
      <w:r w:rsidRPr="00EA449D">
        <w:rPr>
          <w:rFonts w:ascii="Times New Roman" w:hAnsi="Times New Roman" w:cs="Times New Roman"/>
          <w:color w:val="000000"/>
          <w:sz w:val="16"/>
          <w:szCs w:val="16"/>
        </w:rPr>
        <w:t xml:space="preserve">th </w:t>
      </w:r>
      <w:r w:rsidRPr="00EA449D">
        <w:rPr>
          <w:rFonts w:ascii="Times New Roman" w:hAnsi="Times New Roman" w:cs="Times New Roman"/>
          <w:color w:val="000000"/>
          <w:sz w:val="24"/>
          <w:szCs w:val="24"/>
        </w:rPr>
        <w:t>pin of Port 0 (i.e. P0</w:t>
      </w:r>
      <w:r>
        <w:rPr>
          <w:rFonts w:ascii="Times New Roman" w:hAnsi="Times New Roman" w:cs="Times New Roman"/>
          <w:color w:val="000000"/>
          <w:sz w:val="24"/>
          <w:szCs w:val="24"/>
        </w:rPr>
        <w:t>^</w:t>
      </w:r>
      <w:r w:rsidRPr="00EA449D">
        <w:rPr>
          <w:rFonts w:ascii="Times New Roman" w:hAnsi="Times New Roman" w:cs="Times New Roman"/>
          <w:color w:val="000000"/>
          <w:sz w:val="24"/>
          <w:szCs w:val="24"/>
        </w:rPr>
        <w:t>3) to logic 1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1C8C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r w:rsidRPr="006E1C8C">
        <w:rPr>
          <w:rFonts w:ascii="Courier New" w:hAnsi="Courier New" w:cs="Courier New"/>
          <w:color w:val="000000"/>
          <w:sz w:val="20"/>
          <w:szCs w:val="24"/>
        </w:rPr>
        <w:t>{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4"/>
        </w:rPr>
      </w:pPr>
      <w:r w:rsidRPr="006E1C8C">
        <w:rPr>
          <w:rFonts w:ascii="Courier New" w:hAnsi="Courier New" w:cs="Courier New"/>
          <w:color w:val="000000"/>
          <w:sz w:val="20"/>
          <w:szCs w:val="24"/>
        </w:rPr>
        <w:t>P0^3</w:t>
      </w:r>
      <w:r w:rsidRPr="006E1C8C">
        <w:rPr>
          <w:rFonts w:ascii="Courier New" w:hAnsi="Courier New" w:cs="Courier New"/>
          <w:color w:val="3365FF"/>
          <w:sz w:val="20"/>
          <w:szCs w:val="24"/>
        </w:rPr>
        <w:t>=</w:t>
      </w:r>
      <w:r w:rsidRPr="006E1C8C">
        <w:rPr>
          <w:rFonts w:ascii="Courier New" w:hAnsi="Courier New" w:cs="Courier New"/>
          <w:color w:val="810081"/>
          <w:sz w:val="20"/>
          <w:szCs w:val="24"/>
        </w:rPr>
        <w:t>1</w:t>
      </w:r>
      <w:r w:rsidRPr="006E1C8C">
        <w:rPr>
          <w:rFonts w:ascii="Courier New" w:hAnsi="Courier New" w:cs="Courier New"/>
          <w:color w:val="000000"/>
          <w:sz w:val="20"/>
          <w:szCs w:val="24"/>
        </w:rPr>
        <w:t>;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4"/>
        </w:rPr>
      </w:pPr>
      <w:r w:rsidRPr="006E1C8C">
        <w:rPr>
          <w:rFonts w:ascii="Courier New" w:hAnsi="Courier New" w:cs="Courier New"/>
          <w:b/>
          <w:bCs/>
          <w:color w:val="000000"/>
          <w:sz w:val="20"/>
          <w:szCs w:val="24"/>
        </w:rPr>
        <w:t xml:space="preserve">While </w:t>
      </w:r>
      <w:r w:rsidRPr="006E1C8C">
        <w:rPr>
          <w:rFonts w:ascii="Courier New" w:hAnsi="Courier New" w:cs="Courier New"/>
          <w:color w:val="000000"/>
          <w:sz w:val="20"/>
          <w:szCs w:val="24"/>
        </w:rPr>
        <w:t>(1);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r w:rsidRPr="006E1C8C">
        <w:rPr>
          <w:rFonts w:ascii="Courier New" w:hAnsi="Courier New" w:cs="Courier New"/>
          <w:color w:val="000000"/>
          <w:sz w:val="20"/>
          <w:szCs w:val="24"/>
        </w:rPr>
        <w:t>}</w:t>
      </w:r>
    </w:p>
    <w:p w:rsidR="00827E36" w:rsidRPr="00166260" w:rsidRDefault="00827E36" w:rsidP="00827E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</w:p>
    <w:p w:rsidR="00827E36" w:rsidRPr="00EA449D" w:rsidRDefault="00827E36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2: </w:t>
      </w:r>
      <w:r w:rsidRPr="00EA449D">
        <w:rPr>
          <w:rFonts w:ascii="Times New Roman" w:hAnsi="Times New Roman" w:cs="Times New Roman"/>
          <w:color w:val="000000"/>
          <w:sz w:val="24"/>
          <w:szCs w:val="24"/>
        </w:rPr>
        <w:t>Set Port 0 as an Inp</w:t>
      </w:r>
      <w:r>
        <w:rPr>
          <w:rFonts w:ascii="Times New Roman" w:hAnsi="Times New Roman" w:cs="Times New Roman"/>
          <w:color w:val="000000"/>
          <w:sz w:val="24"/>
          <w:szCs w:val="24"/>
        </w:rPr>
        <w:t>ut port</w:t>
      </w:r>
      <w:r w:rsidRPr="00EA449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E1C8C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r w:rsidRPr="006E1C8C">
        <w:rPr>
          <w:rFonts w:ascii="Courier New" w:hAnsi="Courier New" w:cs="Courier New"/>
          <w:color w:val="000000"/>
          <w:sz w:val="20"/>
          <w:szCs w:val="24"/>
        </w:rPr>
        <w:t>{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4"/>
        </w:rPr>
      </w:pPr>
      <w:r w:rsidRPr="006E1C8C">
        <w:rPr>
          <w:rFonts w:ascii="Courier New" w:hAnsi="Courier New" w:cs="Courier New"/>
          <w:color w:val="000000"/>
          <w:sz w:val="20"/>
          <w:szCs w:val="24"/>
        </w:rPr>
        <w:t>P0</w:t>
      </w:r>
      <w:r w:rsidRPr="006E1C8C">
        <w:rPr>
          <w:rFonts w:ascii="Courier New" w:hAnsi="Courier New" w:cs="Courier New"/>
          <w:color w:val="3365FF"/>
          <w:sz w:val="20"/>
          <w:szCs w:val="24"/>
        </w:rPr>
        <w:t>=</w:t>
      </w:r>
      <w:r w:rsidRPr="006E1C8C">
        <w:rPr>
          <w:rFonts w:ascii="Courier New" w:hAnsi="Courier New" w:cs="Courier New"/>
          <w:color w:val="810081"/>
          <w:sz w:val="20"/>
          <w:szCs w:val="24"/>
        </w:rPr>
        <w:t>0xFF</w:t>
      </w:r>
      <w:r w:rsidRPr="006E1C8C">
        <w:rPr>
          <w:rFonts w:ascii="Courier New" w:hAnsi="Courier New" w:cs="Courier New"/>
          <w:color w:val="000000"/>
          <w:sz w:val="20"/>
          <w:szCs w:val="24"/>
        </w:rPr>
        <w:t>;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bCs/>
          <w:color w:val="000000"/>
          <w:sz w:val="20"/>
          <w:szCs w:val="24"/>
        </w:rPr>
      </w:pPr>
      <w:r w:rsidRPr="006E1C8C">
        <w:rPr>
          <w:rFonts w:ascii="Courier New" w:hAnsi="Courier New" w:cs="Courier New"/>
          <w:b/>
          <w:bCs/>
          <w:color w:val="000000"/>
          <w:sz w:val="20"/>
          <w:szCs w:val="24"/>
        </w:rPr>
        <w:t>While (</w:t>
      </w:r>
      <w:r w:rsidRPr="006E1C8C">
        <w:rPr>
          <w:rFonts w:ascii="Courier New" w:hAnsi="Courier New" w:cs="Courier New"/>
          <w:color w:val="810081"/>
          <w:sz w:val="20"/>
          <w:szCs w:val="24"/>
        </w:rPr>
        <w:t>1</w:t>
      </w:r>
      <w:r w:rsidRPr="006E1C8C">
        <w:rPr>
          <w:rFonts w:ascii="Courier New" w:hAnsi="Courier New" w:cs="Courier New"/>
          <w:b/>
          <w:bCs/>
          <w:color w:val="000000"/>
          <w:sz w:val="20"/>
          <w:szCs w:val="24"/>
        </w:rPr>
        <w:t>);</w:t>
      </w:r>
    </w:p>
    <w:p w:rsidR="00827E36" w:rsidRPr="006E1C8C" w:rsidRDefault="00827E36" w:rsidP="00827E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r w:rsidRPr="006E1C8C">
        <w:rPr>
          <w:rFonts w:ascii="Courier New" w:hAnsi="Courier New" w:cs="Courier New"/>
          <w:color w:val="000000"/>
          <w:sz w:val="20"/>
          <w:szCs w:val="24"/>
        </w:rPr>
        <w:t>}</w:t>
      </w: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refer to hardware manual to know the port connection that is, the pin configuration for individual device in Fire Bird V. Figure </w:t>
      </w:r>
      <w:r w:rsidR="00B8021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.1 shows the basic pin configuration.</w:t>
      </w:r>
    </w:p>
    <w:p w:rsidR="00837FAE" w:rsidRPr="006E1C8C" w:rsidRDefault="00837FAE" w:rsidP="00827E3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378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F3E66" wp14:editId="3A798CB9">
            <wp:extent cx="3019245" cy="3270848"/>
            <wp:effectExtent l="0" t="0" r="0" b="0"/>
            <wp:docPr id="13464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" name="Picture 1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122" cy="327179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27E36" w:rsidRPr="00F605F3" w:rsidRDefault="00827E36" w:rsidP="00827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F605F3">
        <w:rPr>
          <w:rFonts w:ascii="Times New Roman" w:hAnsi="Times New Roman" w:cs="Times New Roman"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sz w:val="24"/>
          <w:szCs w:val="24"/>
        </w:rPr>
        <w:t>1</w:t>
      </w:r>
      <w:r w:rsidRPr="00F605F3">
        <w:rPr>
          <w:rFonts w:ascii="Times New Roman" w:hAnsi="Times New Roman" w:cs="Times New Roman"/>
          <w:sz w:val="24"/>
          <w:szCs w:val="24"/>
        </w:rPr>
        <w:t xml:space="preserve">.1: 8051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F605F3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>configuration</w:t>
      </w:r>
    </w:p>
    <w:p w:rsidR="00837FAE" w:rsidRDefault="00837FAE" w:rsidP="00827E36">
      <w:pPr>
        <w:rPr>
          <w:rFonts w:ascii="Times New Roman" w:hAnsi="Times New Roman" w:cs="Times New Roman"/>
          <w:b/>
          <w:sz w:val="24"/>
          <w:szCs w:val="24"/>
        </w:rPr>
      </w:pPr>
    </w:p>
    <w:p w:rsidR="00827E36" w:rsidRDefault="00827E36" w:rsidP="00827E36">
      <w:pPr>
        <w:rPr>
          <w:rFonts w:ascii="Times New Roman" w:hAnsi="Times New Roman" w:cs="Times New Roman"/>
          <w:sz w:val="24"/>
          <w:szCs w:val="24"/>
        </w:rPr>
      </w:pPr>
      <w:r w:rsidRPr="008F33D2">
        <w:rPr>
          <w:rFonts w:ascii="Times New Roman" w:hAnsi="Times New Roman" w:cs="Times New Roman"/>
          <w:b/>
          <w:sz w:val="24"/>
          <w:szCs w:val="24"/>
        </w:rPr>
        <w:t xml:space="preserve">Problem Statement: </w:t>
      </w:r>
      <w:r w:rsidRPr="00D024A6">
        <w:rPr>
          <w:rFonts w:ascii="Times New Roman" w:hAnsi="Times New Roman" w:cs="Times New Roman"/>
          <w:sz w:val="24"/>
          <w:szCs w:val="24"/>
        </w:rPr>
        <w:t>Program the robot to buzz the buzzer for 1 second.</w:t>
      </w:r>
    </w:p>
    <w:p w:rsidR="00837FAE" w:rsidRDefault="00837FAE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27E36" w:rsidRPr="006D3822" w:rsidRDefault="00827E36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D3822">
        <w:rPr>
          <w:rFonts w:ascii="Times New Roman" w:hAnsi="Times New Roman" w:cs="Times New Roman"/>
          <w:b/>
          <w:sz w:val="24"/>
          <w:szCs w:val="24"/>
        </w:rPr>
        <w:t>Interfacing buzzer in 8051:</w:t>
      </w: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Fire Bird V, buzzer is situated on the main board and connected to the 7</w:t>
      </w:r>
      <w:r w:rsidRPr="00770B7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pin of Port2.</w:t>
      </w:r>
    </w:p>
    <w:p w:rsidR="00827E36" w:rsidRPr="00D024A6" w:rsidRDefault="00827E36" w:rsidP="00827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turn buzzer off apply logic 1 to P2^7 and t</w:t>
      </w:r>
      <w:r w:rsidRPr="00770B7D">
        <w:rPr>
          <w:rFonts w:ascii="Times New Roman" w:hAnsi="Times New Roman" w:cs="Times New Roman"/>
          <w:iCs/>
          <w:sz w:val="24"/>
          <w:szCs w:val="24"/>
        </w:rPr>
        <w:t>o turn it</w:t>
      </w:r>
      <w:r>
        <w:rPr>
          <w:rFonts w:ascii="Times New Roman" w:hAnsi="Times New Roman" w:cs="Times New Roman"/>
          <w:iCs/>
          <w:sz w:val="24"/>
          <w:szCs w:val="24"/>
        </w:rPr>
        <w:t xml:space="preserve"> on we have to set P2^7 to zero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F33D2">
        <w:rPr>
          <w:rFonts w:ascii="Times New Roman" w:hAnsi="Times New Roman" w:cs="Times New Roman"/>
          <w:b/>
          <w:sz w:val="24"/>
          <w:szCs w:val="24"/>
        </w:rPr>
        <w:t>Algorithm:</w:t>
      </w:r>
    </w:p>
    <w:p w:rsidR="00827E36" w:rsidRDefault="00827E36" w:rsidP="00827E3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24A6">
        <w:rPr>
          <w:rFonts w:ascii="Times New Roman" w:hAnsi="Times New Roman" w:cs="Times New Roman"/>
          <w:sz w:val="24"/>
          <w:szCs w:val="24"/>
        </w:rPr>
        <w:t>Start</w:t>
      </w:r>
    </w:p>
    <w:p w:rsidR="00827E36" w:rsidRDefault="00827E36" w:rsidP="00827E3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3176C">
        <w:rPr>
          <w:rFonts w:ascii="Times New Roman" w:hAnsi="Times New Roman" w:cs="Times New Roman"/>
          <w:sz w:val="24"/>
          <w:szCs w:val="24"/>
        </w:rPr>
        <w:t>Assign the port value to buzzer</w:t>
      </w:r>
    </w:p>
    <w:p w:rsidR="00827E36" w:rsidRDefault="00827E36" w:rsidP="00827E3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3176C">
        <w:rPr>
          <w:rFonts w:ascii="Times New Roman" w:hAnsi="Times New Roman" w:cs="Times New Roman"/>
          <w:sz w:val="24"/>
          <w:szCs w:val="24"/>
        </w:rPr>
        <w:t>Make buzzer on for 1 second</w:t>
      </w:r>
    </w:p>
    <w:p w:rsidR="00827E36" w:rsidRDefault="00827E36" w:rsidP="00827E3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3176C">
        <w:rPr>
          <w:rFonts w:ascii="Times New Roman" w:hAnsi="Times New Roman" w:cs="Times New Roman"/>
          <w:sz w:val="24"/>
          <w:szCs w:val="24"/>
        </w:rPr>
        <w:t>Stop buzzer</w:t>
      </w:r>
    </w:p>
    <w:p w:rsidR="00827E36" w:rsidRPr="006D3822" w:rsidRDefault="00827E36" w:rsidP="00827E3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Snippet:</w:t>
      </w:r>
    </w:p>
    <w:p w:rsidR="00827E36" w:rsidRDefault="004140D6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9850" cy="4149090"/>
            <wp:effectExtent l="0" t="0" r="0" b="0"/>
            <wp:docPr id="4" name="Picture 4" descr="C:\Users\Deepa\Desktop\pro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\Desktop\prog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3EE" w:rsidRDefault="007533EE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in above code</w:t>
      </w:r>
    </w:p>
    <w:p w:rsidR="007533EE" w:rsidRDefault="007533EE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7E36" w:rsidRDefault="00200C71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#include directive is used for including header files in the code.</w:t>
      </w:r>
    </w:p>
    <w:p w:rsidR="007533EE" w:rsidRDefault="007533EE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00C71" w:rsidRDefault="00200C71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data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type defines a bit within special function register(</w:t>
      </w:r>
      <w:proofErr w:type="spellStart"/>
      <w:r>
        <w:rPr>
          <w:rFonts w:ascii="Times New Roman" w:hAnsi="Times New Roman" w:cs="Times New Roman"/>
          <w:sz w:val="24"/>
          <w:szCs w:val="24"/>
        </w:rPr>
        <w:t>sfr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which is defined as </w:t>
      </w:r>
    </w:p>
    <w:p w:rsidR="00200C71" w:rsidRDefault="00200C71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00C71" w:rsidRDefault="00200C71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sbit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sfr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-name </w:t>
      </w:r>
      <w:r>
        <w:rPr>
          <w:rFonts w:ascii="Times New Roman" w:hAnsi="Times New Roman" w:cs="Times New Roman"/>
          <w:sz w:val="24"/>
          <w:szCs w:val="24"/>
        </w:rPr>
        <w:t xml:space="preserve">^ </w:t>
      </w:r>
      <w:r>
        <w:rPr>
          <w:rFonts w:ascii="Times New Roman" w:hAnsi="Times New Roman" w:cs="Times New Roman"/>
          <w:i/>
          <w:iCs/>
          <w:sz w:val="24"/>
          <w:szCs w:val="24"/>
        </w:rPr>
        <w:t>bit-position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00C71" w:rsidRDefault="00200C71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00C71" w:rsidRDefault="00200C71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our code,</w:t>
      </w:r>
    </w:p>
    <w:p w:rsidR="00200C71" w:rsidRPr="00200C71" w:rsidRDefault="00200C71" w:rsidP="00200C71">
      <w:pPr>
        <w:spacing w:after="0" w:line="240" w:lineRule="auto"/>
        <w:ind w:firstLine="720"/>
        <w:jc w:val="both"/>
        <w:rPr>
          <w:rFonts w:ascii="Courier New" w:hAnsi="Courier New" w:cs="Courier New"/>
          <w:szCs w:val="24"/>
        </w:rPr>
      </w:pPr>
      <w:proofErr w:type="spellStart"/>
      <w:proofErr w:type="gramStart"/>
      <w:r w:rsidRPr="00200C71">
        <w:rPr>
          <w:rFonts w:ascii="Courier New" w:hAnsi="Courier New" w:cs="Courier New"/>
          <w:szCs w:val="24"/>
        </w:rPr>
        <w:t>sbit</w:t>
      </w:r>
      <w:proofErr w:type="spellEnd"/>
      <w:proofErr w:type="gramEnd"/>
      <w:r w:rsidRPr="00200C71">
        <w:rPr>
          <w:rFonts w:ascii="Courier New" w:hAnsi="Courier New" w:cs="Courier New"/>
          <w:szCs w:val="24"/>
        </w:rPr>
        <w:t xml:space="preserve"> buzzer = P2^7;</w:t>
      </w:r>
    </w:p>
    <w:p w:rsidR="00200C71" w:rsidRDefault="00200C71" w:rsidP="00200C7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>, name is buzzer, special function register is P2 and bit position is 7</w:t>
      </w:r>
    </w:p>
    <w:p w:rsidR="00200C71" w:rsidRDefault="00200C71" w:rsidP="00200C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0C71" w:rsidRDefault="00200C71" w:rsidP="00AB05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delay_</w:t>
      </w:r>
      <w:proofErr w:type="gram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provides a delay of milliseconds whe</w:t>
      </w:r>
      <w:r w:rsidR="00AB0543">
        <w:rPr>
          <w:rFonts w:ascii="Times New Roman" w:hAnsi="Times New Roman" w:cs="Times New Roman"/>
          <w:sz w:val="24"/>
          <w:szCs w:val="24"/>
        </w:rPr>
        <w:t xml:space="preserve">re </w:t>
      </w:r>
      <w:proofErr w:type="spellStart"/>
      <w:r w:rsidR="00AB0543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="00AB0543">
        <w:rPr>
          <w:rFonts w:ascii="Times New Roman" w:hAnsi="Times New Roman" w:cs="Times New Roman"/>
          <w:sz w:val="24"/>
          <w:szCs w:val="24"/>
        </w:rPr>
        <w:t xml:space="preserve"> is the value passed to it </w:t>
      </w:r>
      <w:r>
        <w:rPr>
          <w:rFonts w:ascii="Times New Roman" w:hAnsi="Times New Roman" w:cs="Times New Roman"/>
          <w:sz w:val="24"/>
          <w:szCs w:val="24"/>
        </w:rPr>
        <w:t>by the calling function</w:t>
      </w:r>
    </w:p>
    <w:p w:rsidR="00837FAE" w:rsidRDefault="00837FAE" w:rsidP="00837F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function </w:t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>), the while loop toggles the buzzer ON and OFF with a finite delay of 1000 milliseconds.</w:t>
      </w:r>
    </w:p>
    <w:p w:rsidR="00200C71" w:rsidRDefault="00200C71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7E36" w:rsidRPr="002C202E" w:rsidRDefault="00827E36" w:rsidP="00827E36">
      <w:pPr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2C202E">
        <w:rPr>
          <w:rFonts w:ascii="Times New Roman" w:hAnsi="Times New Roman" w:cs="Times New Roman"/>
          <w:b/>
          <w:color w:val="FF0000"/>
          <w:sz w:val="24"/>
          <w:szCs w:val="24"/>
        </w:rPr>
        <w:t>Loading program on Fire Bird V:</w:t>
      </w:r>
    </w:p>
    <w:p w:rsidR="00827E36" w:rsidRPr="002C202E" w:rsidRDefault="00827E36" w:rsidP="00827E36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C202E">
        <w:rPr>
          <w:rFonts w:ascii="Times New Roman" w:hAnsi="Times New Roman" w:cs="Times New Roman"/>
          <w:color w:val="FF0000"/>
          <w:sz w:val="24"/>
          <w:szCs w:val="24"/>
        </w:rPr>
        <w:t>To load the program on Fire Bird V robot, follow the instructions given in software manual chapter 2.</w:t>
      </w:r>
    </w:p>
    <w:p w:rsidR="00827E36" w:rsidRPr="002C202E" w:rsidRDefault="00827E36" w:rsidP="00827E36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827E36" w:rsidRPr="002C202E" w:rsidRDefault="00827E36" w:rsidP="00827E36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C202E">
        <w:rPr>
          <w:rFonts w:ascii="Times New Roman" w:hAnsi="Times New Roman" w:cs="Times New Roman"/>
          <w:color w:val="FF0000"/>
          <w:sz w:val="24"/>
          <w:szCs w:val="24"/>
        </w:rPr>
        <w:t>You can burn the code on Fire Bird V using USB to Serial converter.</w:t>
      </w:r>
    </w:p>
    <w:p w:rsidR="00827E36" w:rsidRPr="00FB5035" w:rsidRDefault="00827E36" w:rsidP="00827E3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Extension:</w:t>
      </w:r>
    </w:p>
    <w:p w:rsidR="00B80217" w:rsidRPr="002C202E" w:rsidRDefault="00B80217" w:rsidP="00B80217">
      <w:pPr>
        <w:spacing w:after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C202E">
        <w:rPr>
          <w:rFonts w:ascii="Times New Roman" w:hAnsi="Times New Roman" w:cs="Times New Roman"/>
          <w:color w:val="FF0000"/>
          <w:sz w:val="24"/>
          <w:szCs w:val="24"/>
        </w:rPr>
        <w:t>Program the robot to play Nokia SMS tone.</w:t>
      </w:r>
    </w:p>
    <w:p w:rsidR="00641543" w:rsidRDefault="00B80217" w:rsidP="00B802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0217">
        <w:rPr>
          <w:rFonts w:ascii="Times New Roman" w:hAnsi="Times New Roman" w:cs="Times New Roman"/>
          <w:sz w:val="24"/>
          <w:szCs w:val="24"/>
        </w:rPr>
        <w:t>Program the robot to blow buzzer when switch is pressed. When switch is released it should turn off.</w:t>
      </w:r>
    </w:p>
    <w:p w:rsidR="00B80217" w:rsidRPr="00B80217" w:rsidRDefault="00B80217" w:rsidP="00B802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560E2" w:rsidRDefault="00827E36" w:rsidP="00827E36">
      <w:pPr>
        <w:jc w:val="both"/>
        <w:rPr>
          <w:rFonts w:ascii="Times New Roman" w:hAnsi="Times New Roman" w:cs="Times New Roman"/>
          <w:b/>
          <w:sz w:val="24"/>
        </w:rPr>
      </w:pPr>
      <w:r w:rsidRPr="008F33D2">
        <w:rPr>
          <w:rFonts w:ascii="Times New Roman" w:hAnsi="Times New Roman" w:cs="Times New Roman"/>
          <w:b/>
          <w:sz w:val="24"/>
          <w:szCs w:val="24"/>
        </w:rPr>
        <w:t>Evaluation/Conclusion:</w:t>
      </w:r>
    </w:p>
    <w:p w:rsidR="00837FAE" w:rsidRDefault="00837FA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827E36" w:rsidRPr="00656F26" w:rsidRDefault="00827E36" w:rsidP="00827E36">
      <w:pPr>
        <w:jc w:val="both"/>
        <w:rPr>
          <w:rFonts w:ascii="Times New Roman" w:hAnsi="Times New Roman" w:cs="Times New Roman"/>
          <w:b/>
          <w:sz w:val="24"/>
        </w:rPr>
      </w:pPr>
      <w:r w:rsidRPr="00656F26">
        <w:rPr>
          <w:rFonts w:ascii="Times New Roman" w:hAnsi="Times New Roman" w:cs="Times New Roman"/>
          <w:b/>
          <w:sz w:val="24"/>
        </w:rPr>
        <w:lastRenderedPageBreak/>
        <w:t xml:space="preserve">Topic: </w:t>
      </w:r>
      <w:r>
        <w:rPr>
          <w:rFonts w:ascii="Times New Roman" w:hAnsi="Times New Roman" w:cs="Times New Roman"/>
          <w:sz w:val="24"/>
        </w:rPr>
        <w:t>To study LCD Interfacing</w:t>
      </w:r>
      <w:ins w:id="4" w:author=" saraswathi krithivasan" w:date="2015-05-06T09:06:00Z">
        <w:r>
          <w:rPr>
            <w:rFonts w:ascii="Times New Roman" w:hAnsi="Times New Roman" w:cs="Times New Roman"/>
            <w:sz w:val="24"/>
          </w:rPr>
          <w:t xml:space="preserve"> </w:t>
        </w:r>
      </w:ins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21083">
        <w:rPr>
          <w:rFonts w:ascii="Times New Roman" w:hAnsi="Times New Roman" w:cs="Times New Roman"/>
          <w:b/>
          <w:sz w:val="24"/>
          <w:szCs w:val="24"/>
        </w:rPr>
        <w:t xml:space="preserve">Prerequisites: </w:t>
      </w:r>
      <w:r>
        <w:rPr>
          <w:rFonts w:ascii="Times New Roman" w:hAnsi="Times New Roman" w:cs="Times New Roman"/>
          <w:sz w:val="24"/>
          <w:szCs w:val="24"/>
        </w:rPr>
        <w:t>I/O programming</w:t>
      </w:r>
    </w:p>
    <w:p w:rsidR="00827E36" w:rsidRPr="00A21083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Module </w:t>
      </w:r>
      <w:r w:rsidR="00641543">
        <w:rPr>
          <w:rFonts w:ascii="Times New Roman" w:hAnsi="Times New Roman" w:cs="Times New Roman"/>
          <w:b/>
          <w:sz w:val="24"/>
          <w:szCs w:val="24"/>
        </w:rPr>
        <w:t>covered</w:t>
      </w:r>
      <w:r>
        <w:rPr>
          <w:rFonts w:ascii="Times New Roman" w:hAnsi="Times New Roman" w:cs="Times New Roman"/>
          <w:b/>
          <w:sz w:val="24"/>
          <w:szCs w:val="24"/>
        </w:rPr>
        <w:t xml:space="preserve"> from </w:t>
      </w:r>
      <w:r w:rsidR="00641543">
        <w:rPr>
          <w:rFonts w:ascii="Times New Roman" w:hAnsi="Times New Roman" w:cs="Times New Roman"/>
          <w:b/>
          <w:sz w:val="24"/>
          <w:szCs w:val="24"/>
        </w:rPr>
        <w:t>software manual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LCD Interfacing</w:t>
      </w:r>
      <w:r w:rsidR="007533EE">
        <w:rPr>
          <w:rFonts w:ascii="Times New Roman" w:hAnsi="Times New Roman" w:cs="Times New Roman"/>
          <w:sz w:val="24"/>
          <w:szCs w:val="24"/>
        </w:rPr>
        <w:t xml:space="preserve"> (section 6)</w:t>
      </w:r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Components Required: </w:t>
      </w:r>
      <w:r>
        <w:rPr>
          <w:rFonts w:ascii="Times New Roman" w:hAnsi="Times New Roman" w:cs="Times New Roman"/>
          <w:sz w:val="24"/>
          <w:szCs w:val="24"/>
        </w:rPr>
        <w:t>Fire Bird</w:t>
      </w:r>
      <w:r w:rsidRPr="00656F26">
        <w:rPr>
          <w:rFonts w:ascii="Times New Roman" w:hAnsi="Times New Roman" w:cs="Times New Roman"/>
          <w:sz w:val="24"/>
          <w:szCs w:val="24"/>
        </w:rPr>
        <w:t xml:space="preserve"> V Robot with </w:t>
      </w:r>
      <w:r>
        <w:rPr>
          <w:rFonts w:ascii="Times New Roman" w:hAnsi="Times New Roman" w:cs="Times New Roman"/>
          <w:sz w:val="23"/>
          <w:szCs w:val="23"/>
        </w:rPr>
        <w:t>8051</w:t>
      </w:r>
      <w:r w:rsidRPr="00656F26">
        <w:rPr>
          <w:rFonts w:ascii="Times New Roman" w:hAnsi="Times New Roman" w:cs="Times New Roman"/>
          <w:sz w:val="24"/>
          <w:szCs w:val="24"/>
        </w:rPr>
        <w:t xml:space="preserve"> Adapter Board</w:t>
      </w:r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12B91">
        <w:rPr>
          <w:rFonts w:ascii="Times New Roman" w:hAnsi="Times New Roman" w:cs="Times New Roman"/>
          <w:b/>
          <w:sz w:val="24"/>
          <w:szCs w:val="24"/>
        </w:rPr>
        <w:t>Lecture Notes:</w:t>
      </w:r>
    </w:p>
    <w:p w:rsidR="00827E36" w:rsidRDefault="00827E36" w:rsidP="00827E3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Ask the students, w</w:t>
      </w:r>
      <w:r w:rsidRPr="00E30570">
        <w:rPr>
          <w:rFonts w:ascii="Times New Roman" w:hAnsi="Times New Roman" w:cs="Times New Roman"/>
          <w:b/>
          <w:sz w:val="24"/>
          <w:szCs w:val="24"/>
        </w:rPr>
        <w:t xml:space="preserve">hat </w:t>
      </w:r>
      <w:r>
        <w:rPr>
          <w:rFonts w:ascii="Times New Roman" w:hAnsi="Times New Roman" w:cs="Times New Roman"/>
          <w:b/>
          <w:sz w:val="24"/>
          <w:szCs w:val="24"/>
        </w:rPr>
        <w:t>is LCD</w:t>
      </w:r>
      <w:r w:rsidRPr="00E30570">
        <w:rPr>
          <w:rFonts w:ascii="Times New Roman" w:hAnsi="Times New Roman" w:cs="Times New Roman"/>
          <w:b/>
          <w:sz w:val="24"/>
          <w:szCs w:val="24"/>
        </w:rPr>
        <w:t>?</w:t>
      </w: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1159C">
        <w:rPr>
          <w:rFonts w:ascii="Times New Roman" w:hAnsi="Times New Roman" w:cs="Times New Roman"/>
          <w:sz w:val="24"/>
          <w:szCs w:val="24"/>
        </w:rPr>
        <w:t>Liquid Crystal Display</w:t>
      </w:r>
      <w:r>
        <w:rPr>
          <w:rFonts w:ascii="Times New Roman" w:hAnsi="Times New Roman" w:cs="Times New Roman"/>
          <w:sz w:val="24"/>
          <w:szCs w:val="24"/>
        </w:rPr>
        <w:t xml:space="preserve"> (LCD)</w:t>
      </w:r>
      <w:r w:rsidRPr="0021159C">
        <w:rPr>
          <w:rFonts w:ascii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2115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fl</w:t>
      </w:r>
      <w:r w:rsidRPr="0021159C">
        <w:rPr>
          <w:rFonts w:ascii="Times New Roman" w:hAnsi="Times New Roman" w:cs="Times New Roman"/>
          <w:sz w:val="24"/>
          <w:szCs w:val="24"/>
        </w:rPr>
        <w:t>at panel used for displaying inform</w:t>
      </w:r>
      <w:r>
        <w:rPr>
          <w:rFonts w:ascii="Times New Roman" w:hAnsi="Times New Roman" w:cs="Times New Roman"/>
          <w:sz w:val="24"/>
          <w:szCs w:val="24"/>
        </w:rPr>
        <w:t>ation such as text, number and special characters.</w:t>
      </w: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A39">
        <w:rPr>
          <w:rFonts w:ascii="Times New Roman" w:hAnsi="Times New Roman" w:cs="Times New Roman"/>
          <w:sz w:val="24"/>
          <w:szCs w:val="24"/>
        </w:rPr>
        <w:t xml:space="preserve">Tell the students that in </w:t>
      </w:r>
      <w:r w:rsidRPr="00613E90">
        <w:rPr>
          <w:rFonts w:ascii="Times New Roman" w:hAnsi="Times New Roman" w:cs="Times New Roman"/>
          <w:sz w:val="24"/>
          <w:szCs w:val="24"/>
        </w:rPr>
        <w:t xml:space="preserve">Fire 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613E90">
        <w:rPr>
          <w:rFonts w:ascii="Times New Roman" w:hAnsi="Times New Roman" w:cs="Times New Roman"/>
          <w:sz w:val="24"/>
          <w:szCs w:val="24"/>
        </w:rPr>
        <w:t>ird V</w:t>
      </w:r>
      <w:r w:rsidRPr="00A76A39">
        <w:rPr>
          <w:rFonts w:ascii="Times New Roman" w:hAnsi="Times New Roman" w:cs="Times New Roman"/>
          <w:sz w:val="24"/>
          <w:szCs w:val="24"/>
        </w:rPr>
        <w:t xml:space="preserve">, </w:t>
      </w:r>
      <w:r w:rsidRPr="00A02678">
        <w:rPr>
          <w:rFonts w:ascii="Times New Roman" w:hAnsi="Times New Roman" w:cs="Times New Roman"/>
          <w:sz w:val="24"/>
          <w:szCs w:val="24"/>
        </w:rPr>
        <w:t>16x2 Alpha Numeric LCD</w:t>
      </w:r>
      <w:r w:rsidRPr="00A0267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used shown in Figure </w:t>
      </w:r>
      <w:r w:rsidR="00B8021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.1.</w:t>
      </w:r>
    </w:p>
    <w:p w:rsidR="00827E36" w:rsidRDefault="00827E36" w:rsidP="00827E36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04A1">
        <w:rPr>
          <w:rFonts w:ascii="Times New Roman" w:hAnsi="Times New Roman" w:cs="Times New Roman"/>
          <w:sz w:val="24"/>
          <w:szCs w:val="24"/>
        </w:rPr>
        <w:t xml:space="preserve">A 16x2 LCD can display </w:t>
      </w:r>
      <w:r>
        <w:rPr>
          <w:rFonts w:ascii="Times New Roman" w:hAnsi="Times New Roman" w:cs="Times New Roman"/>
          <w:sz w:val="24"/>
          <w:szCs w:val="24"/>
        </w:rPr>
        <w:t xml:space="preserve">16 characters per line and there are 2 such lines. In this LCD each character is displayed in 5x7 pixel matrix as shown in Figure </w:t>
      </w:r>
      <w:r w:rsidR="00B8021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.2.</w:t>
      </w:r>
    </w:p>
    <w:p w:rsidR="00827E36" w:rsidRPr="009F1884" w:rsidRDefault="00827E36" w:rsidP="00827E3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27E36" w:rsidRPr="009F1884" w:rsidRDefault="00827E36" w:rsidP="00827E3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1464"/>
        <w:tblW w:w="0" w:type="auto"/>
        <w:tblLook w:val="04A0" w:firstRow="1" w:lastRow="0" w:firstColumn="1" w:lastColumn="0" w:noHBand="0" w:noVBand="1"/>
      </w:tblPr>
      <w:tblGrid>
        <w:gridCol w:w="406"/>
        <w:gridCol w:w="406"/>
        <w:gridCol w:w="407"/>
        <w:gridCol w:w="406"/>
        <w:gridCol w:w="407"/>
      </w:tblGrid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25" o:spid="_x0000_s1107" style="position:absolute;margin-left:-1.65pt;margin-top:4.7pt;width:9pt;height:9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" filled="f" strokecolor="black [3200]" strokeweight="1pt"/>
              </w:pic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26" o:spid="_x0000_s1108" style="position:absolute;margin-left:-.95pt;margin-top:4.7pt;width:9pt;height:9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" filled="f" strokecolor="black [3200]" strokeweight="1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27" o:spid="_x0000_s1109" style="position:absolute;margin-left:-.25pt;margin-top:4.7pt;width:9pt;height:9pt;z-index:2516613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" filled="f" strokecolor="black [3200]" strokeweight="1pt"/>
              </w:pic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5" o:spid="_x0000_s1134" style="position:absolute;margin-left:.4pt;margin-top:106.7pt;width:9pt;height:9pt;z-index:2516869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xZLYQIAABoFAAAOAAAAZHJzL2Uyb0RvYy54bWysVMFOGzEQvVfqP1i+l82mob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4" o:spid="_x0000_s1133" style="position:absolute;margin-left:-.35pt;margin-top:90.2pt;width:9pt;height:9pt;z-index:2516858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AdYQIAABoFAAAOAAAAZHJzL2Uyb0RvYy54bWysVMFOGzEQvVfqP1i+l82mob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3" o:spid="_x0000_s1132" style="position:absolute;margin-left:.4pt;margin-top:72.95pt;width:9pt;height:9pt;z-index:25168486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2" o:spid="_x0000_s1131" style="position:absolute;margin-left:.35pt;margin-top:56.45pt;width:9pt;height:9pt;z-index:2516838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cwYQIAABoFAAAOAAAAZHJzL2Uyb0RvYy54bWysVMFOGzEQvVfqP1i+l82mob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1" o:spid="_x0000_s1130" style="position:absolute;margin-left:-1.15pt;margin-top:21.2pt;width:9pt;height:9pt;z-index:2516828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0" o:spid="_x0000_s1129" style="position:absolute;margin-left:-.35pt;margin-top:38.45pt;width:9pt;height:9pt;z-index:25168179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9" o:spid="_x0000_s1128" style="position:absolute;margin-left:-1.1pt;margin-top:4.7pt;width:9pt;height:9pt;z-index:25168076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" filled="f" strokecolor="black [3200]" strokeweight="1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6" o:spid="_x0000_s1135" style="position:absolute;margin-left:-1.15pt;margin-top:4.7pt;width:9pt;height:9pt;z-index:2516879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" filled="f" strokecolor="black [3200]" strokeweight="1pt"/>
              </w:pict>
            </w: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34" o:spid="_x0000_s1113" style="position:absolute;margin-left:-.95pt;margin-top:3.8pt;width:9pt;height:9pt;z-index:25166540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KI9YQIAABoFAAAOAAAAZHJzL2Uyb0RvYy54bWysVMFOGzEQvVfqP1i+l82GtL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" fillcolor="white [3201]" strokecolor="black [3200]" strokeweight="1pt"/>
              </w:pict>
            </w:r>
            <w:r w:rsidR="00827E3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35" o:spid="_x0000_s1114" style="position:absolute;margin-left:-.25pt;margin-top:4.55pt;width:9pt;height:9pt;z-index:25166643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" fillcolor="white [3201]" strokecolor="black [3200]" strokeweight="1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36" o:spid="_x0000_s1115" style="position:absolute;margin-left:-.3pt;margin-top:3.8pt;width:9pt;height:9pt;z-index:2516674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2" o:spid="_x0000_s1141" style="position:absolute;margin-left:.35pt;margin-top:89.3pt;width:9pt;height:9pt;z-index:2516940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1" o:spid="_x0000_s1140" style="position:absolute;margin-left:-.4pt;margin-top:72.8pt;width:9pt;height:9pt;z-index:2516930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0" o:spid="_x0000_s1139" style="position:absolute;margin-left:.35pt;margin-top:55.55pt;width:9pt;height:9pt;z-index:25169203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9" o:spid="_x0000_s1138" style="position:absolute;margin-left:.3pt;margin-top:39.05pt;width:9pt;height:9pt;z-index:25169100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8" o:spid="_x0000_s1137" style="position:absolute;margin-left:-1.2pt;margin-top:3.8pt;width:9pt;height:9pt;z-index:2516899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" filled="f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57" o:spid="_x0000_s1136" style="position:absolute;margin-left:-.4pt;margin-top:21.05pt;width:9pt;height:9pt;z-index:2516889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PvmYQIAABoFAAAOAAAAZHJzL2Uyb0RvYy54bWysVMFOGzEQvVfqP1i+l82mob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" fillcolor="white [3201]" strokecolor="black [3200]" strokeweight="1pt"/>
              </w:pict>
            </w: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31" o:spid="_x0000_s1110" style="position:absolute;margin-left:-.9pt;margin-top:3.65pt;width:9pt;height:9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32" o:spid="_x0000_s1111" style="position:absolute;margin-left:-.2pt;margin-top:3.65pt;width:9pt;height: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UQYQIAABoFAAAOAAAAZHJzL2Uyb0RvYy54bWysVMFOGzEQvVfqP1i+l82GtL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33" o:spid="_x0000_s1112" style="position:absolute;margin-left:.5pt;margin-top:3.65pt;width:9pt;height:9pt;z-index:2516643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xNGYQIAABoFAAAOAAAAZHJzL2Uyb0RvYy54bWysVMFOGzEQvVfqP1i+l82GtL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37" o:spid="_x0000_s1116" style="position:absolute;margin-left:-.2pt;margin-top:4.25pt;width:9pt;height:9pt;z-index:2516684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rnGYQIAABoFAAAOAAAAZHJzL2Uyb0RvYy54bWysVMFOGzEQvVfqP1i+l82GtL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39" o:spid="_x0000_s1118" style="position:absolute;margin-left:1.2pt;margin-top:4.25pt;width:9pt;height:9pt;z-index:25167052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38" o:spid="_x0000_s1117" style="position:absolute;margin-left:-19.8pt;margin-top:4.25pt;width:9pt;height:9pt;z-index:25166950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CxnYQIAABoFAAAOAAAAZHJzL2Uyb0RvYy54bWysVMFOGzEQvVfqP1i+l82GtL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0" o:spid="_x0000_s1119" style="position:absolute;margin-left:-.15pt;margin-top:3.35pt;width:9pt;height:9pt;z-index:25167155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2" o:spid="_x0000_s1121" style="position:absolute;margin-left:1.25pt;margin-top:3.35pt;width:9pt;height:9pt;z-index:25167360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1" o:spid="_x0000_s1120" style="position:absolute;margin-left:-19.75pt;margin-top:3.35pt;width:9pt;height:9pt;z-index:25167257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3" o:spid="_x0000_s1122" style="position:absolute;margin-left:-.15pt;margin-top:3.2pt;width:9pt;height:9pt;z-index:25167462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NkyYQIAABoFAAAOAAAAZHJzL2Uyb0RvYy54bWysVMFOGzEQvVfqP1i+l82GtL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4" o:spid="_x0000_s1123" style="position:absolute;margin-left:-.2pt;margin-top:3.2pt;width:9pt;height:9pt;z-index:25167564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5" o:spid="_x0000_s1124" style="position:absolute;margin-left:.5pt;margin-top:3.2pt;width:9pt;height:9pt;z-index:2516766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6" o:spid="_x0000_s1125" style="position:absolute;margin-left:-.15pt;margin-top:2.3pt;width:9pt;height:9pt;z-index:25167769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8" o:spid="_x0000_s1127" style="position:absolute;margin-left:1.25pt;margin-top:2.3pt;width:9pt;height:9pt;z-index:25167974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47" o:spid="_x0000_s1126" style="position:absolute;margin-left:-19.75pt;margin-top:2.3pt;width:9pt;height:9pt;z-index:2516787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27E36" w:rsidRDefault="00F71A13" w:rsidP="00827E3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Text Box 99" o:spid="_x0000_s1106" type="#_x0000_t202" style="position:absolute;left:0;text-align:left;margin-left:360.8pt;margin-top:46.55pt;width:103.05pt;height:24.75pt;z-index:2516582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" fillcolor="white [3201]" stroked="f" strokeweight=".5pt">
            <v:textbox>
              <w:txbxContent>
                <w:p w:rsidR="00F71A13" w:rsidRDefault="00F71A13" w:rsidP="00827E36">
                  <w:pPr>
                    <w:rPr>
                      <w:sz w:val="24"/>
                    </w:rPr>
                  </w:pPr>
                  <w:r w:rsidRPr="009F1884">
                    <w:rPr>
                      <w:sz w:val="24"/>
                    </w:rPr>
                    <w:t>5x7 pixel matrix</w:t>
                  </w:r>
                  <w:r>
                    <w:rPr>
                      <w:sz w:val="24"/>
                    </w:rPr>
                    <w:t xml:space="preserve"> </w:t>
                  </w:r>
                </w:p>
                <w:p w:rsidR="00F71A13" w:rsidRDefault="00F71A13" w:rsidP="00827E36">
                  <w:pPr>
                    <w:rPr>
                      <w:sz w:val="24"/>
                    </w:rPr>
                  </w:pPr>
                </w:p>
                <w:p w:rsidR="00F71A13" w:rsidRDefault="00F71A13" w:rsidP="00827E36">
                  <w:pPr>
                    <w:rPr>
                      <w:sz w:val="24"/>
                    </w:rPr>
                  </w:pPr>
                </w:p>
                <w:p w:rsidR="00F71A13" w:rsidRPr="009F1884" w:rsidRDefault="00F71A13" w:rsidP="00827E36">
                  <w:pPr>
                    <w:rPr>
                      <w:sz w:val="24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98" o:spid="_x0000_s1105" type="#_x0000_t32" style="position:absolute;left:0;text-align:left;margin-left:312.45pt;margin-top:58.85pt;width:50.9pt;height:0;flip:x;z-index:251657216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" strokecolor="red" strokeweight="1.5pt">
            <v:stroke endarrow="open"/>
          </v:shape>
        </w:pict>
      </w:r>
      <w:r w:rsidR="00827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6B2FB" wp14:editId="48ED17F5">
            <wp:extent cx="4054475" cy="1906270"/>
            <wp:effectExtent l="0" t="0" r="3175" b="0"/>
            <wp:docPr id="100" name="Picture 100" descr="C:\Users\Deepa\Desktop\l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epa\Desktop\lc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36" w:rsidRPr="009F1884" w:rsidRDefault="00827E36" w:rsidP="00827E3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9F1884">
        <w:rPr>
          <w:rFonts w:ascii="Times New Roman" w:hAnsi="Times New Roman" w:cs="Times New Roman"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sz w:val="24"/>
          <w:szCs w:val="24"/>
        </w:rPr>
        <w:t>2</w:t>
      </w:r>
      <w:r w:rsidRPr="009F1884">
        <w:rPr>
          <w:rFonts w:ascii="Times New Roman" w:hAnsi="Times New Roman" w:cs="Times New Roman"/>
          <w:sz w:val="24"/>
          <w:szCs w:val="24"/>
        </w:rPr>
        <w:t>.1: 16x2 Alphanumeric LCD</w:t>
      </w:r>
    </w:p>
    <w:p w:rsidR="00827E36" w:rsidRDefault="00827E36" w:rsidP="00827E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27E36" w:rsidRDefault="00827E36" w:rsidP="00827E36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1691"/>
        <w:tblW w:w="0" w:type="auto"/>
        <w:tblLook w:val="04A0" w:firstRow="1" w:lastRow="0" w:firstColumn="1" w:lastColumn="0" w:noHBand="0" w:noVBand="1"/>
      </w:tblPr>
      <w:tblGrid>
        <w:gridCol w:w="406"/>
        <w:gridCol w:w="406"/>
        <w:gridCol w:w="407"/>
        <w:gridCol w:w="406"/>
        <w:gridCol w:w="407"/>
      </w:tblGrid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3" o:spid="_x0000_s1144" style="position:absolute;margin-left:-1.65pt;margin-top:4.7pt;width:9pt;height:9pt;z-index:251619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" filled="f" strokecolor="black [3200]" strokeweight="1pt"/>
              </w:pic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4" o:spid="_x0000_s1145" style="position:absolute;margin-left:-.95pt;margin-top:4.7pt;width:9pt;height:9pt;z-index:25162035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" filled="f" strokecolor="black [3200]" strokeweight="1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5" o:spid="_x0000_s1146" style="position:absolute;margin-left:-.25pt;margin-top:4.7pt;width:9pt;height:9pt;z-index:25162137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" fillcolor="black [3200]" strokecolor="black [1600]" strokeweight="2pt"/>
              </w:pic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6" o:spid="_x0000_s1171" style="position:absolute;margin-left:.4pt;margin-top:106.7pt;width:9pt;height:9pt;z-index:25162240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" fillcolor="black [3200]" strokecolor="black [1600]" strokeweight="2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7" o:spid="_x0000_s1170" style="position:absolute;margin-left:-.35pt;margin-top:90.2pt;width:9pt;height:9pt;z-index:25162342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8" o:spid="_x0000_s1169" style="position:absolute;margin-left:.4pt;margin-top:72.95pt;width:9pt;height:9pt;z-index:25162444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69" o:spid="_x0000_s1168" style="position:absolute;margin-left:.35pt;margin-top:56.45pt;width:9pt;height:9pt;z-index:2516254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0" o:spid="_x0000_s1167" style="position:absolute;margin-left:-1.15pt;margin-top:21.2pt;width:9pt;height:9pt;z-index:25162649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1" o:spid="_x0000_s1166" style="position:absolute;margin-left:-.35pt;margin-top:38.45pt;width:9pt;height:9pt;z-index:2516275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2" o:spid="_x0000_s1165" style="position:absolute;margin-left:-1.1pt;margin-top:4.7pt;width:9pt;height:9pt;z-index:25162854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" filled="f" strokecolor="black [3200]" strokeweight="1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3" o:spid="_x0000_s1172" style="position:absolute;margin-left:-1.15pt;margin-top:4.7pt;width:9pt;height:9pt;z-index:25162956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" filled="f" strokecolor="black [3200]" strokeweight="1pt"/>
              </w:pict>
            </w: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4" o:spid="_x0000_s1150" style="position:absolute;margin-left:-.95pt;margin-top:3.8pt;width:9pt;height:9pt;z-index:25163059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5" o:spid="_x0000_s1151" style="position:absolute;margin-left:-.25pt;margin-top:4.55pt;width:9pt;height:9pt;z-index:2516316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" fillcolor="black [3200]" strokecolor="black [1600]" strokeweight="2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6" o:spid="_x0000_s1152" style="position:absolute;margin-left:-.3pt;margin-top:3.8pt;width:9pt;height:9pt;z-index:2516326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" fillcolor="black [3200]" strokecolor="black [1600]" strokeweight="2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7" o:spid="_x0000_s1178" style="position:absolute;margin-left:.35pt;margin-top:89.3pt;width:9pt;height:9pt;z-index:25163366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" fillcolor="black [3200]" strokecolor="black [1600]" strokeweight="2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8" o:spid="_x0000_s1177" style="position:absolute;margin-left:-.4pt;margin-top:72.8pt;width:9pt;height:9pt;z-index:2516346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79" o:spid="_x0000_s1176" style="position:absolute;margin-left:.35pt;margin-top:55.55pt;width:9pt;height:9pt;z-index:25163571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0" o:spid="_x0000_s1175" style="position:absolute;margin-left:.3pt;margin-top:39.05pt;width:9pt;height:9pt;z-index:2516367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" fillcolor="white [3201]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1" o:spid="_x0000_s1174" style="position:absolute;margin-left:-1.2pt;margin-top:3.8pt;width:9pt;height:9pt;z-index:2516377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" filled="f" strokecolor="black [3200]" strokeweight="1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2" o:spid="_x0000_s1173" style="position:absolute;margin-left:-.4pt;margin-top:21.05pt;width:9pt;height:9pt;z-index:2516387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" fillcolor="white [3201]" strokecolor="black [3200]" strokeweight="1pt"/>
              </w:pict>
            </w: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3" o:spid="_x0000_s1147" style="position:absolute;margin-left:-.9pt;margin-top:3.65pt;width:9pt;height:9pt;z-index:25163980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" fillcolor="black [3200]" strokecolor="black [1600]" strokeweight="2pt"/>
              </w:pic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4" o:spid="_x0000_s1148" style="position:absolute;margin-left:-.2pt;margin-top:3.65pt;width:9pt;height:9pt;z-index:25164083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5" o:spid="_x0000_s1149" style="position:absolute;margin-left:.5pt;margin-top:3.65pt;width:9pt;height:9pt;z-index:2516418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" fillcolor="black [3200]" strokecolor="black [1600]" strokeweight="2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6" o:spid="_x0000_s1153" style="position:absolute;margin-left:-.2pt;margin-top:4.25pt;width:9pt;height:9pt;z-index:2516428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7" o:spid="_x0000_s1155" style="position:absolute;margin-left:1.2pt;margin-top:4.25pt;width:9pt;height:9pt;z-index:25164390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" fillcolor="black [3200]" strokecolor="black [1600]" strokeweight="2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8" o:spid="_x0000_s1154" style="position:absolute;margin-left:-19.8pt;margin-top:4.25pt;width:9pt;height:9pt;z-index:25164492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89" o:spid="_x0000_s1156" style="position:absolute;margin-left:-.15pt;margin-top:3.35pt;width:9pt;height:9pt;z-index:25164595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90" o:spid="_x0000_s1158" style="position:absolute;margin-left:1.25pt;margin-top:3.35pt;width:9pt;height:9pt;z-index:25164697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" fillcolor="black [3200]" strokecolor="black [1600]" strokeweight="2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91" o:spid="_x0000_s1157" style="position:absolute;margin-left:-19.75pt;margin-top:3.35pt;width:9pt;height:9pt;z-index:25164800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92" o:spid="_x0000_s1159" style="position:absolute;margin-left:-.15pt;margin-top:3.2pt;width:9pt;height:9pt;z-index:25164902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93" o:spid="_x0000_s1160" style="position:absolute;margin-left:-.2pt;margin-top:3.2pt;width:9pt;height:9pt;z-index:25165004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" fillcolor="white [3201]" strokecolor="black [3200]" strokeweight="1pt"/>
              </w:pict>
            </w: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94" o:spid="_x0000_s1161" style="position:absolute;margin-left:.5pt;margin-top:3.2pt;width:9pt;height:9pt;z-index:251651072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" fillcolor="black [3200]" strokecolor="black [1600]" strokeweight="2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7E36" w:rsidTr="00641543">
        <w:trPr>
          <w:trHeight w:val="338"/>
        </w:trPr>
        <w:tc>
          <w:tcPr>
            <w:tcW w:w="406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95" o:spid="_x0000_s1162" style="position:absolute;margin-left:-.15pt;margin-top:2.3pt;width:9pt;height:9pt;z-index:25165209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" fillcolor="black [3200]" strokecolor="black [1600]" strokeweight="2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F71A13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96" o:spid="_x0000_s1164" style="position:absolute;margin-left:1.25pt;margin-top:2.3pt;width:9pt;height:9pt;z-index:25165312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" fillcolor="black [3200]" strokecolor="black [1600]" strokeweight="2pt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oval id="Oval 97" o:spid="_x0000_s1163" style="position:absolute;margin-left:-19.75pt;margin-top:2.3pt;width:9pt;height:9pt;z-index:25165414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" fillcolor="black [3200]" strokecolor="black [1600]" strokeweight="2pt"/>
              </w:pict>
            </w:r>
          </w:p>
        </w:tc>
        <w:tc>
          <w:tcPr>
            <w:tcW w:w="406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" w:type="dxa"/>
          </w:tcPr>
          <w:p w:rsidR="00827E36" w:rsidRDefault="00827E36" w:rsidP="0064154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27E36" w:rsidRDefault="00F71A13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Straight Arrow Connector 106" o:spid="_x0000_s1142" type="#_x0000_t32" style="position:absolute;margin-left:286.6pt;margin-top:64.05pt;width:76.05pt;height:0;flip:x;z-index:251695104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" strokecolor="red" strokeweight="1.5pt">
            <v:stroke endarrow="open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Text Box 107" o:spid="_x0000_s1143" type="#_x0000_t202" style="position:absolute;margin-left:362.85pt;margin-top:51.4pt;width:103.05pt;height:24.75pt;z-index:2516961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" fillcolor="white [3201]" stroked="f" strokeweight=".5pt">
            <v:textbox>
              <w:txbxContent>
                <w:p w:rsidR="00F71A13" w:rsidRDefault="00F71A13" w:rsidP="00827E36">
                  <w:pPr>
                    <w:rPr>
                      <w:sz w:val="24"/>
                    </w:rPr>
                  </w:pPr>
                  <w:r w:rsidRPr="009F1884">
                    <w:rPr>
                      <w:sz w:val="24"/>
                    </w:rPr>
                    <w:t>5x7 pixel matrix</w:t>
                  </w:r>
                  <w:r>
                    <w:rPr>
                      <w:sz w:val="24"/>
                    </w:rPr>
                    <w:t xml:space="preserve"> </w:t>
                  </w:r>
                </w:p>
                <w:p w:rsidR="00F71A13" w:rsidRDefault="00F71A13" w:rsidP="00827E36">
                  <w:pPr>
                    <w:rPr>
                      <w:sz w:val="24"/>
                    </w:rPr>
                  </w:pPr>
                </w:p>
                <w:p w:rsidR="00F71A13" w:rsidRDefault="00F71A13" w:rsidP="00827E36">
                  <w:pPr>
                    <w:rPr>
                      <w:sz w:val="24"/>
                    </w:rPr>
                  </w:pPr>
                </w:p>
                <w:p w:rsidR="00F71A13" w:rsidRPr="009F1884" w:rsidRDefault="00F71A13" w:rsidP="00827E36">
                  <w:pPr>
                    <w:rPr>
                      <w:sz w:val="24"/>
                    </w:rPr>
                  </w:pPr>
                </w:p>
              </w:txbxContent>
            </v:textbox>
          </v:shape>
        </w:pict>
      </w:r>
      <w:r w:rsidR="00827E36">
        <w:rPr>
          <w:rFonts w:ascii="Times New Roman" w:hAnsi="Times New Roman" w:cs="Times New Roman"/>
          <w:sz w:val="24"/>
          <w:szCs w:val="24"/>
        </w:rPr>
        <w:t xml:space="preserve">   </w:t>
      </w:r>
      <w:r w:rsidR="00827E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CE480" wp14:editId="4B96DBD0">
            <wp:extent cx="4054475" cy="1906270"/>
            <wp:effectExtent l="0" t="0" r="3175" b="0"/>
            <wp:docPr id="105" name="Picture 105" descr="C:\Users\Deepa\Desktop\lc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epa\Desktop\lcd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.2</w:t>
      </w:r>
      <w:r w:rsidRPr="009F1884">
        <w:rPr>
          <w:rFonts w:ascii="Times New Roman" w:hAnsi="Times New Roman" w:cs="Times New Roman"/>
          <w:sz w:val="24"/>
          <w:szCs w:val="24"/>
        </w:rPr>
        <w:t>: 16x2 Alphanumeric LCD</w:t>
      </w:r>
    </w:p>
    <w:p w:rsidR="00827E36" w:rsidRDefault="00827E36" w:rsidP="00827E36">
      <w:pPr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27E36" w:rsidRPr="00641543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641543">
        <w:rPr>
          <w:rFonts w:ascii="Times New Roman" w:hAnsi="Times New Roman" w:cs="Times New Roman"/>
          <w:b/>
          <w:sz w:val="24"/>
          <w:szCs w:val="24"/>
        </w:rPr>
        <w:t>Pin Configuration:</w:t>
      </w: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BA82E" wp14:editId="23EFE2F3">
            <wp:extent cx="4524375" cy="1952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36" w:rsidRPr="009F1884" w:rsidRDefault="00827E36" w:rsidP="00827E3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.3</w:t>
      </w:r>
      <w:r w:rsidRPr="009F188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Pin Configuration</w:t>
      </w: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27E36" w:rsidRPr="00134D19" w:rsidRDefault="00827E36" w:rsidP="00827E36">
      <w:pPr>
        <w:pStyle w:val="ListParagraph"/>
        <w:numPr>
          <w:ilvl w:val="0"/>
          <w:numId w:val="10"/>
        </w:numPr>
        <w:tabs>
          <w:tab w:val="left" w:pos="23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34D19">
        <w:rPr>
          <w:rFonts w:ascii="Times New Roman" w:hAnsi="Times New Roman" w:cs="Times New Roman"/>
          <w:sz w:val="24"/>
          <w:szCs w:val="24"/>
        </w:rPr>
        <w:t>16x2 LCD has 16 pins</w:t>
      </w:r>
      <w:r>
        <w:rPr>
          <w:rFonts w:ascii="Times New Roman" w:hAnsi="Times New Roman" w:cs="Times New Roman"/>
          <w:sz w:val="24"/>
          <w:szCs w:val="24"/>
        </w:rPr>
        <w:t>, where:</w:t>
      </w:r>
    </w:p>
    <w:p w:rsidR="00827E36" w:rsidRDefault="00827E36" w:rsidP="00827E36">
      <w:pPr>
        <w:tabs>
          <w:tab w:val="left" w:pos="2355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1882"/>
        <w:gridCol w:w="3063"/>
      </w:tblGrid>
      <w:tr w:rsidR="00827E36" w:rsidTr="00641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FE69D7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r w:rsidRPr="00FE69D7">
              <w:rPr>
                <w:rFonts w:ascii="CMSS10" w:hAnsi="CMSS10" w:cs="CMSS10"/>
                <w:sz w:val="20"/>
                <w:szCs w:val="20"/>
              </w:rPr>
              <w:t>Pin</w:t>
            </w:r>
          </w:p>
        </w:tc>
        <w:tc>
          <w:tcPr>
            <w:tcW w:w="3063" w:type="dxa"/>
          </w:tcPr>
          <w:p w:rsidR="00827E36" w:rsidRPr="00FE69D7" w:rsidRDefault="00827E36" w:rsidP="00641543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FE69D7">
              <w:rPr>
                <w:rFonts w:ascii="CMSS10" w:hAnsi="CMSS10" w:cs="CMSS10"/>
                <w:sz w:val="20"/>
                <w:szCs w:val="20"/>
              </w:rPr>
              <w:t>Description</w:t>
            </w:r>
          </w:p>
        </w:tc>
      </w:tr>
      <w:tr w:rsidR="00827E3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proofErr w:type="spellStart"/>
            <w:r w:rsidRPr="00A51386">
              <w:rPr>
                <w:rFonts w:ascii="CMSS10" w:hAnsi="CMSS10" w:cs="CMSS10"/>
                <w:sz w:val="20"/>
                <w:szCs w:val="20"/>
              </w:rPr>
              <w:t>Vss</w:t>
            </w:r>
            <w:proofErr w:type="spellEnd"/>
          </w:p>
        </w:tc>
        <w:tc>
          <w:tcPr>
            <w:tcW w:w="3063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A51386">
              <w:rPr>
                <w:rFonts w:ascii="CMSS10" w:hAnsi="CMSS10" w:cs="CMSS10"/>
                <w:sz w:val="20"/>
                <w:szCs w:val="20"/>
              </w:rPr>
              <w:t>Ground</w:t>
            </w:r>
          </w:p>
        </w:tc>
      </w:tr>
      <w:tr w:rsidR="00827E36" w:rsidTr="00641543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proofErr w:type="spellStart"/>
            <w:r w:rsidRPr="00A51386">
              <w:rPr>
                <w:rFonts w:ascii="CMSS10" w:hAnsi="CMSS10" w:cs="CMSS10"/>
                <w:sz w:val="20"/>
                <w:szCs w:val="20"/>
              </w:rPr>
              <w:t>Vdd</w:t>
            </w:r>
            <w:proofErr w:type="spellEnd"/>
          </w:p>
        </w:tc>
        <w:tc>
          <w:tcPr>
            <w:tcW w:w="3063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A51386">
              <w:rPr>
                <w:rFonts w:ascii="CMSS10" w:hAnsi="CMSS10" w:cs="CMSS10"/>
                <w:sz w:val="20"/>
                <w:szCs w:val="20"/>
              </w:rPr>
              <w:t>Supply Voltage</w:t>
            </w:r>
          </w:p>
        </w:tc>
      </w:tr>
      <w:tr w:rsidR="00827E3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proofErr w:type="spellStart"/>
            <w:r w:rsidRPr="00A51386">
              <w:rPr>
                <w:rFonts w:ascii="CMSS10" w:hAnsi="CMSS10" w:cs="CMSS10"/>
                <w:sz w:val="20"/>
                <w:szCs w:val="20"/>
              </w:rPr>
              <w:t>Vee</w:t>
            </w:r>
            <w:proofErr w:type="spellEnd"/>
          </w:p>
        </w:tc>
        <w:tc>
          <w:tcPr>
            <w:tcW w:w="3063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A51386">
              <w:rPr>
                <w:rFonts w:ascii="CMSS10" w:hAnsi="CMSS10" w:cs="CMSS10"/>
                <w:sz w:val="20"/>
                <w:szCs w:val="20"/>
              </w:rPr>
              <w:t>Contrast Voltage</w:t>
            </w:r>
          </w:p>
        </w:tc>
      </w:tr>
      <w:tr w:rsidR="00827E36" w:rsidTr="00641543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r w:rsidRPr="00A51386">
              <w:rPr>
                <w:rFonts w:ascii="CMSS10" w:hAnsi="CMSS10" w:cs="CMSS10"/>
                <w:sz w:val="20"/>
                <w:szCs w:val="20"/>
              </w:rPr>
              <w:t>RS</w:t>
            </w:r>
          </w:p>
        </w:tc>
        <w:tc>
          <w:tcPr>
            <w:tcW w:w="3063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A51386">
              <w:rPr>
                <w:rFonts w:ascii="CMSS10" w:hAnsi="CMSS10" w:cs="CMSS10"/>
                <w:sz w:val="20"/>
                <w:szCs w:val="20"/>
              </w:rPr>
              <w:t>Register Select</w:t>
            </w:r>
          </w:p>
        </w:tc>
      </w:tr>
      <w:tr w:rsidR="00827E3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proofErr w:type="spellStart"/>
            <w:r w:rsidRPr="00A51386">
              <w:rPr>
                <w:rFonts w:ascii="CMSS10" w:hAnsi="CMSS10" w:cs="CMSS10"/>
                <w:sz w:val="20"/>
                <w:szCs w:val="20"/>
              </w:rPr>
              <w:t>Vss</w:t>
            </w:r>
            <w:proofErr w:type="spellEnd"/>
          </w:p>
        </w:tc>
        <w:tc>
          <w:tcPr>
            <w:tcW w:w="3063" w:type="dxa"/>
          </w:tcPr>
          <w:p w:rsidR="00827E36" w:rsidRPr="00A51386" w:rsidRDefault="00827E36" w:rsidP="0064154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A51386">
              <w:rPr>
                <w:rFonts w:ascii="CMSS10" w:hAnsi="CMSS10" w:cs="CMSS10"/>
                <w:sz w:val="20"/>
                <w:szCs w:val="20"/>
              </w:rPr>
              <w:t>Ground</w:t>
            </w:r>
          </w:p>
        </w:tc>
      </w:tr>
      <w:tr w:rsidR="00827E36" w:rsidTr="00641543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012323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r w:rsidRPr="00012323">
              <w:rPr>
                <w:rFonts w:ascii="CMSS10" w:hAnsi="CMSS10" w:cs="CMSS10"/>
                <w:sz w:val="20"/>
                <w:szCs w:val="20"/>
              </w:rPr>
              <w:t>RW</w:t>
            </w:r>
          </w:p>
        </w:tc>
        <w:tc>
          <w:tcPr>
            <w:tcW w:w="3063" w:type="dxa"/>
          </w:tcPr>
          <w:p w:rsidR="00827E36" w:rsidRPr="00012323" w:rsidRDefault="00827E36" w:rsidP="0064154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012323">
              <w:rPr>
                <w:rFonts w:ascii="CMSS10" w:hAnsi="CMSS10" w:cs="CMSS10"/>
                <w:sz w:val="20"/>
                <w:szCs w:val="20"/>
              </w:rPr>
              <w:t>Read/Write</w:t>
            </w:r>
          </w:p>
        </w:tc>
      </w:tr>
      <w:tr w:rsidR="00827E3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012323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r w:rsidRPr="00012323">
              <w:rPr>
                <w:rFonts w:ascii="CMSS10" w:hAnsi="CMSS10" w:cs="CMSS10"/>
                <w:sz w:val="20"/>
                <w:szCs w:val="20"/>
              </w:rPr>
              <w:t>E</w:t>
            </w:r>
          </w:p>
        </w:tc>
        <w:tc>
          <w:tcPr>
            <w:tcW w:w="3063" w:type="dxa"/>
          </w:tcPr>
          <w:p w:rsidR="00827E36" w:rsidRPr="00012323" w:rsidRDefault="00827E36" w:rsidP="0064154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012323">
              <w:rPr>
                <w:rFonts w:ascii="CMSS10" w:hAnsi="CMSS10" w:cs="CMSS10"/>
                <w:sz w:val="20"/>
                <w:szCs w:val="20"/>
              </w:rPr>
              <w:t>Enable</w:t>
            </w:r>
          </w:p>
        </w:tc>
      </w:tr>
      <w:tr w:rsidR="00827E36" w:rsidTr="00641543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012323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r w:rsidRPr="00012323">
              <w:rPr>
                <w:rFonts w:ascii="CMSS10" w:hAnsi="CMSS10" w:cs="CMSS10"/>
                <w:sz w:val="20"/>
                <w:szCs w:val="20"/>
              </w:rPr>
              <w:t>D0-D7</w:t>
            </w:r>
          </w:p>
        </w:tc>
        <w:tc>
          <w:tcPr>
            <w:tcW w:w="3063" w:type="dxa"/>
          </w:tcPr>
          <w:p w:rsidR="00827E36" w:rsidRPr="00012323" w:rsidRDefault="00827E36" w:rsidP="0064154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012323">
              <w:rPr>
                <w:rFonts w:ascii="CMSS10" w:hAnsi="CMSS10" w:cs="CMSS10"/>
                <w:sz w:val="20"/>
                <w:szCs w:val="20"/>
              </w:rPr>
              <w:t>Bidirectional Data Bus</w:t>
            </w:r>
          </w:p>
        </w:tc>
      </w:tr>
      <w:tr w:rsidR="00827E3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2" w:type="dxa"/>
          </w:tcPr>
          <w:p w:rsidR="00827E36" w:rsidRPr="00012323" w:rsidRDefault="00827E36" w:rsidP="00641543">
            <w:pPr>
              <w:autoSpaceDE w:val="0"/>
              <w:autoSpaceDN w:val="0"/>
              <w:adjustRightInd w:val="0"/>
              <w:rPr>
                <w:rFonts w:ascii="CMSS10" w:hAnsi="CMSS10" w:cs="CMSS10"/>
                <w:sz w:val="20"/>
                <w:szCs w:val="20"/>
              </w:rPr>
            </w:pPr>
            <w:proofErr w:type="spellStart"/>
            <w:r w:rsidRPr="00012323">
              <w:rPr>
                <w:rFonts w:ascii="CMSS10" w:hAnsi="CMSS10" w:cs="CMSS10"/>
                <w:sz w:val="20"/>
                <w:szCs w:val="20"/>
              </w:rPr>
              <w:t>Vdd,Vss</w:t>
            </w:r>
            <w:proofErr w:type="spellEnd"/>
          </w:p>
        </w:tc>
        <w:tc>
          <w:tcPr>
            <w:tcW w:w="3063" w:type="dxa"/>
          </w:tcPr>
          <w:p w:rsidR="00827E36" w:rsidRPr="00012323" w:rsidRDefault="00827E36" w:rsidP="0064154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MSS10" w:hAnsi="CMSS10" w:cs="CMSS10"/>
                <w:sz w:val="20"/>
                <w:szCs w:val="20"/>
              </w:rPr>
            </w:pPr>
            <w:r w:rsidRPr="00012323">
              <w:rPr>
                <w:rFonts w:ascii="CMSS10" w:hAnsi="CMSS10" w:cs="CMSS10"/>
                <w:sz w:val="20"/>
                <w:szCs w:val="20"/>
              </w:rPr>
              <w:t>Back Light Supply</w:t>
            </w:r>
          </w:p>
        </w:tc>
      </w:tr>
    </w:tbl>
    <w:p w:rsidR="00827E36" w:rsidRDefault="00827E36" w:rsidP="00837FAE">
      <w:pPr>
        <w:tabs>
          <w:tab w:val="left" w:pos="23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27E36" w:rsidRPr="002A3FEE" w:rsidRDefault="00827E36" w:rsidP="00827E36">
      <w:pPr>
        <w:tabs>
          <w:tab w:val="left" w:pos="2355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2A3FEE">
        <w:rPr>
          <w:rFonts w:ascii="Times New Roman" w:hAnsi="Times New Roman" w:cs="Times New Roman"/>
          <w:b/>
          <w:sz w:val="24"/>
          <w:szCs w:val="24"/>
        </w:rPr>
        <w:t>LCD Interfacing:</w:t>
      </w:r>
    </w:p>
    <w:p w:rsidR="00827E36" w:rsidRDefault="00827E36" w:rsidP="00827E36">
      <w:pPr>
        <w:tabs>
          <w:tab w:val="left" w:pos="2355"/>
        </w:tabs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27E36" w:rsidRDefault="00827E36" w:rsidP="00827E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24FE1" wp14:editId="391F4F25">
            <wp:extent cx="4600575" cy="3815917"/>
            <wp:effectExtent l="0" t="0" r="0" b="0"/>
            <wp:docPr id="104" name="Picture 104" descr="C:\Users\Deepa\Desktop\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epa\Desktop\fi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81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E36" w:rsidRPr="006611D0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Control lines:</w:t>
      </w:r>
    </w:p>
    <w:p w:rsidR="00827E36" w:rsidRPr="006611D0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827E36" w:rsidRPr="006611D0" w:rsidRDefault="00827E36" w:rsidP="00827E3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These pins are used for controlling the way LCD works:</w:t>
      </w:r>
    </w:p>
    <w:p w:rsidR="00827E36" w:rsidRPr="006611D0" w:rsidRDefault="00827E36" w:rsidP="00827E3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Register Select:</w:t>
      </w:r>
    </w:p>
    <w:p w:rsidR="00827E36" w:rsidRPr="006611D0" w:rsidRDefault="00827E36" w:rsidP="00827E3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 xml:space="preserve">Register select </w:t>
      </w:r>
      <w:r w:rsidR="00B80217">
        <w:rPr>
          <w:rFonts w:ascii="Times New Roman" w:hAnsi="Times New Roman" w:cs="Times New Roman"/>
          <w:sz w:val="24"/>
          <w:szCs w:val="24"/>
        </w:rPr>
        <w:t>control line is connected to P2^</w:t>
      </w:r>
      <w:r w:rsidRPr="006611D0">
        <w:rPr>
          <w:rFonts w:ascii="Times New Roman" w:hAnsi="Times New Roman" w:cs="Times New Roman"/>
          <w:sz w:val="24"/>
          <w:szCs w:val="24"/>
        </w:rPr>
        <w:t>6.</w:t>
      </w:r>
    </w:p>
    <w:p w:rsidR="00827E36" w:rsidRPr="006611D0" w:rsidRDefault="00827E36" w:rsidP="00827E3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There are two very important registers inside the LCD.</w:t>
      </w:r>
    </w:p>
    <w:p w:rsidR="00827E36" w:rsidRPr="006611D0" w:rsidRDefault="00827E36" w:rsidP="00827E3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If RS =0, the instruction command code register is selected, allowing the user to send a command such as clear display, cursor at home, etc.</w:t>
      </w:r>
    </w:p>
    <w:p w:rsidR="00827E36" w:rsidRPr="00A91B54" w:rsidRDefault="00827E36" w:rsidP="00827E3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If RS = 1, the data register is selected, allowing the user to send data to be displayed on the LCD.</w:t>
      </w:r>
    </w:p>
    <w:p w:rsidR="00827E36" w:rsidRPr="006611D0" w:rsidRDefault="00827E36" w:rsidP="00827E3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Read/Write Select:</w:t>
      </w:r>
    </w:p>
    <w:p w:rsidR="00827E36" w:rsidRPr="006611D0" w:rsidRDefault="00827E36" w:rsidP="00827E3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 xml:space="preserve">Read/Write </w:t>
      </w:r>
      <w:r w:rsidR="00B80217">
        <w:rPr>
          <w:rFonts w:ascii="Times New Roman" w:hAnsi="Times New Roman" w:cs="Times New Roman"/>
          <w:sz w:val="24"/>
          <w:szCs w:val="24"/>
        </w:rPr>
        <w:t>control line is connected to P2^</w:t>
      </w:r>
      <w:r w:rsidRPr="006611D0">
        <w:rPr>
          <w:rFonts w:ascii="Times New Roman" w:hAnsi="Times New Roman" w:cs="Times New Roman"/>
          <w:sz w:val="24"/>
          <w:szCs w:val="24"/>
        </w:rPr>
        <w:t>5. This pin is used to select whether we want to write on the LCD or we want to read from it.</w:t>
      </w:r>
    </w:p>
    <w:p w:rsidR="00827E36" w:rsidRPr="006611D0" w:rsidRDefault="00827E36" w:rsidP="00827E3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If RW is set a value of 0, it means we are writing to the LCD</w:t>
      </w:r>
    </w:p>
    <w:p w:rsidR="00827E36" w:rsidRPr="00A91B54" w:rsidRDefault="00827E36" w:rsidP="00827E36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If RW is set a value of 1, it means we are reading from the LCD.</w:t>
      </w:r>
    </w:p>
    <w:p w:rsidR="00827E36" w:rsidRPr="006611D0" w:rsidRDefault="00827E36" w:rsidP="00827E3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Enable pin:</w:t>
      </w:r>
    </w:p>
    <w:p w:rsidR="00827E36" w:rsidRPr="006611D0" w:rsidRDefault="00827E36" w:rsidP="00827E36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The enable pin is used by the LCD to latch information presented to its data pins.</w:t>
      </w:r>
    </w:p>
    <w:p w:rsidR="00827E36" w:rsidRPr="00A91B54" w:rsidRDefault="00827E36" w:rsidP="00827E36">
      <w:pPr>
        <w:pStyle w:val="ListParagraph"/>
        <w:numPr>
          <w:ilvl w:val="2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lastRenderedPageBreak/>
        <w:t xml:space="preserve">When data is send to data pins, a high to low pulse must be applied to this pin in order for he LCD to latch the data present in the data pins. </w:t>
      </w:r>
    </w:p>
    <w:p w:rsidR="00827E36" w:rsidRPr="006611D0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Data lines:</w:t>
      </w:r>
    </w:p>
    <w:p w:rsidR="00827E36" w:rsidRPr="006611D0" w:rsidRDefault="00827E36" w:rsidP="00827E3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ab/>
        <w:t>Data lines are used to pass the data to LCD.</w:t>
      </w:r>
    </w:p>
    <w:p w:rsidR="00827E36" w:rsidRPr="006611D0" w:rsidRDefault="00827E36" w:rsidP="00827E3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There are total eight data pins named from D0 to D7</w:t>
      </w:r>
    </w:p>
    <w:p w:rsidR="00827E36" w:rsidRPr="006611D0" w:rsidRDefault="00827E36" w:rsidP="00827E3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 xml:space="preserve">Same eight data pins are used to send both, the </w:t>
      </w:r>
      <w:r w:rsidRPr="006611D0">
        <w:rPr>
          <w:rFonts w:ascii="Times New Roman" w:hAnsi="Times New Roman" w:cs="Times New Roman"/>
          <w:b/>
          <w:sz w:val="24"/>
          <w:szCs w:val="24"/>
        </w:rPr>
        <w:t>command</w:t>
      </w:r>
      <w:r w:rsidRPr="006611D0">
        <w:rPr>
          <w:rFonts w:ascii="Times New Roman" w:hAnsi="Times New Roman" w:cs="Times New Roman"/>
          <w:sz w:val="24"/>
          <w:szCs w:val="24"/>
        </w:rPr>
        <w:t xml:space="preserve"> and the </w:t>
      </w:r>
      <w:r w:rsidRPr="006611D0">
        <w:rPr>
          <w:rFonts w:ascii="Times New Roman" w:hAnsi="Times New Roman" w:cs="Times New Roman"/>
          <w:b/>
          <w:sz w:val="24"/>
          <w:szCs w:val="24"/>
        </w:rPr>
        <w:t>data</w:t>
      </w:r>
      <w:r w:rsidRPr="006611D0">
        <w:rPr>
          <w:rFonts w:ascii="Times New Roman" w:hAnsi="Times New Roman" w:cs="Times New Roman"/>
          <w:sz w:val="24"/>
          <w:szCs w:val="24"/>
        </w:rPr>
        <w:t>.</w:t>
      </w:r>
    </w:p>
    <w:p w:rsidR="00827E36" w:rsidRPr="006611D0" w:rsidRDefault="00827E36" w:rsidP="00827E3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LCD is alpha numeric type and understands only ASCII format.</w:t>
      </w:r>
    </w:p>
    <w:p w:rsidR="00827E36" w:rsidRPr="006611D0" w:rsidRDefault="00827E36" w:rsidP="00827E3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We can interface LCD in either 8-bit mode or in 4-bit mode.</w:t>
      </w:r>
    </w:p>
    <w:p w:rsidR="00827E36" w:rsidRPr="006611D0" w:rsidRDefault="00827E36" w:rsidP="00827E3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In 8-bit mode, all eight data pins are connected with the microcontroller whereas in 4-bit mode only four data pins are connected to the microcontroller.</w:t>
      </w:r>
    </w:p>
    <w:p w:rsidR="00827E36" w:rsidRPr="006611D0" w:rsidRDefault="00827E36" w:rsidP="00827E3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In order to save the microcontroller pins, LCD is interfaced in 4-bit mode only.</w:t>
      </w:r>
    </w:p>
    <w:p w:rsidR="00827E36" w:rsidRPr="006611D0" w:rsidRDefault="00827E36" w:rsidP="00827E3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In firebird robot, LCD is interfaced in four-bit mode. So Data pin D4 to D7 is only used for interfacing. In this mode higher nibble and lower nibble of commands/data set needs to be sent separately.</w:t>
      </w:r>
    </w:p>
    <w:p w:rsidR="00827E36" w:rsidRPr="006611D0" w:rsidRDefault="00827E36" w:rsidP="00827E3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Busy flag:</w:t>
      </w:r>
    </w:p>
    <w:p w:rsidR="00827E36" w:rsidRPr="006611D0" w:rsidRDefault="00827E36" w:rsidP="00827E3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To know the status of LCD, busy flag is used. The busy flag is D7 and can be read when R/W=1 and RS=0, as follows:</w:t>
      </w:r>
    </w:p>
    <w:p w:rsidR="00827E36" w:rsidRPr="006611D0" w:rsidRDefault="00827E36" w:rsidP="00827E3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827E36" w:rsidRPr="006611D0" w:rsidRDefault="00827E36" w:rsidP="00827E3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If R/W=1, RS=0. When D7=1(busy flag = 1), the LCD is busy taking care of internal operations and will not accept any new information.</w:t>
      </w:r>
    </w:p>
    <w:p w:rsidR="00827E36" w:rsidRPr="006611D0" w:rsidRDefault="00827E36" w:rsidP="00827E36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6611D0">
        <w:rPr>
          <w:rFonts w:ascii="Times New Roman" w:hAnsi="Times New Roman" w:cs="Times New Roman"/>
          <w:sz w:val="24"/>
          <w:szCs w:val="24"/>
        </w:rPr>
        <w:t>If R/W=1, RS=0. When D7=0 (busy flag = 0), the LCD is ready to receive new information.</w:t>
      </w:r>
    </w:p>
    <w:p w:rsidR="00827E36" w:rsidRPr="003C297B" w:rsidRDefault="00827E36" w:rsidP="00827E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Important commands which is used for working with LCD</w:t>
      </w:r>
      <w:r w:rsidRPr="003C297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ghtShading-Accent1"/>
        <w:tblW w:w="7410" w:type="dxa"/>
        <w:jc w:val="center"/>
        <w:tblLook w:val="04A0" w:firstRow="1" w:lastRow="0" w:firstColumn="1" w:lastColumn="0" w:noHBand="0" w:noVBand="1"/>
      </w:tblPr>
      <w:tblGrid>
        <w:gridCol w:w="995"/>
        <w:gridCol w:w="3768"/>
        <w:gridCol w:w="1096"/>
        <w:gridCol w:w="1551"/>
      </w:tblGrid>
      <w:tr w:rsidR="00827E36" w:rsidRPr="00B60F66" w:rsidTr="00641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No.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Instruction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Hex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Decimal</w:t>
            </w:r>
          </w:p>
        </w:tc>
      </w:tr>
      <w:tr w:rsidR="00827E36" w:rsidRPr="00B60F6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Function Set: 8-bit, 1 Line, 5x7 Dots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0x30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48</w:t>
            </w:r>
          </w:p>
        </w:tc>
      </w:tr>
      <w:tr w:rsidR="00827E36" w:rsidRPr="00B60F66" w:rsidTr="00641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Function Set: 8-bit, 2 Line, 5x7 Dots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0x38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56</w:t>
            </w:r>
          </w:p>
        </w:tc>
      </w:tr>
      <w:tr w:rsidR="00827E36" w:rsidRPr="00B60F6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Function Set: 4-bit, 1 Line, 5x7 Dots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0x20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32</w:t>
            </w:r>
          </w:p>
        </w:tc>
      </w:tr>
      <w:tr w:rsidR="00827E36" w:rsidRPr="00B60F66" w:rsidTr="00641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4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Function Set: 4-bit, 2 Line, 5x7 Dots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0x28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40</w:t>
            </w:r>
          </w:p>
        </w:tc>
      </w:tr>
      <w:tr w:rsidR="00827E36" w:rsidRPr="00B60F6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5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Entry Mode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0x06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6</w:t>
            </w:r>
          </w:p>
        </w:tc>
      </w:tr>
      <w:tr w:rsidR="00827E36" w:rsidRPr="00B60F66" w:rsidTr="00641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6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Display off Cursor off</w:t>
            </w:r>
            <w:r w:rsidRPr="00B60F66">
              <w:rPr>
                <w:rFonts w:ascii="Times New Roman" w:eastAsia="Times New Roman" w:hAnsi="Times New Roman" w:cs="Times New Roman"/>
                <w:color w:val="auto"/>
              </w:rPr>
              <w:br/>
              <w:t>(clearing display without clearing DDRAM content)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0x08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8</w:t>
            </w:r>
          </w:p>
        </w:tc>
      </w:tr>
      <w:tr w:rsidR="00827E36" w:rsidRPr="00B60F6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lastRenderedPageBreak/>
              <w:t>7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Display on Cursor on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0x0E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14</w:t>
            </w:r>
          </w:p>
        </w:tc>
      </w:tr>
      <w:tr w:rsidR="00827E36" w:rsidRPr="00B60F66" w:rsidTr="00641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8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Display on Cursor off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0x0C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12</w:t>
            </w:r>
          </w:p>
        </w:tc>
      </w:tr>
      <w:tr w:rsidR="00827E36" w:rsidRPr="00B60F6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9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Display on Cursor blinking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0x0F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15</w:t>
            </w:r>
          </w:p>
        </w:tc>
      </w:tr>
      <w:tr w:rsidR="00827E36" w:rsidRPr="00B60F66" w:rsidTr="00641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10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Shift entire display left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0x18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24</w:t>
            </w:r>
          </w:p>
        </w:tc>
      </w:tr>
      <w:tr w:rsidR="00827E36" w:rsidRPr="00B60F6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11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Shift entire display right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0x1C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30</w:t>
            </w:r>
          </w:p>
        </w:tc>
      </w:tr>
      <w:tr w:rsidR="00827E36" w:rsidRPr="00B60F66" w:rsidTr="00641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12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Move cursor left by one character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0x10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16</w:t>
            </w:r>
          </w:p>
        </w:tc>
      </w:tr>
      <w:tr w:rsidR="00827E36" w:rsidRPr="00B60F6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13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Move cursor right by one character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0x14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20</w:t>
            </w:r>
          </w:p>
        </w:tc>
      </w:tr>
      <w:tr w:rsidR="00827E36" w:rsidRPr="00B60F66" w:rsidTr="00641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14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Clear Display (also clear DDRAM content)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0x01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</w:tr>
      <w:tr w:rsidR="00827E36" w:rsidRPr="00B60F66" w:rsidTr="00641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15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 xml:space="preserve">Set DDRAM address or </w:t>
            </w:r>
            <w:proofErr w:type="spellStart"/>
            <w:r w:rsidRPr="00B60F66">
              <w:rPr>
                <w:rFonts w:ascii="Times New Roman" w:eastAsia="Times New Roman" w:hAnsi="Times New Roman" w:cs="Times New Roman"/>
                <w:color w:val="auto"/>
              </w:rPr>
              <w:t>coursor</w:t>
            </w:r>
            <w:proofErr w:type="spellEnd"/>
            <w:r w:rsidRPr="00B60F66">
              <w:rPr>
                <w:rFonts w:ascii="Times New Roman" w:eastAsia="Times New Roman" w:hAnsi="Times New Roman" w:cs="Times New Roman"/>
                <w:color w:val="auto"/>
              </w:rPr>
              <w:t xml:space="preserve"> position on display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0x80 + address*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128 + address*</w:t>
            </w:r>
          </w:p>
        </w:tc>
      </w:tr>
      <w:tr w:rsidR="00827E36" w:rsidRPr="00B60F66" w:rsidTr="0064154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" w:type="dxa"/>
            <w:hideMark/>
          </w:tcPr>
          <w:p w:rsidR="00827E36" w:rsidRPr="00B60F66" w:rsidRDefault="00827E36" w:rsidP="00641543">
            <w:pPr>
              <w:spacing w:after="30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16</w:t>
            </w:r>
          </w:p>
        </w:tc>
        <w:tc>
          <w:tcPr>
            <w:tcW w:w="3827" w:type="dxa"/>
            <w:hideMark/>
          </w:tcPr>
          <w:p w:rsidR="00827E36" w:rsidRPr="00B60F66" w:rsidRDefault="00827E36" w:rsidP="00641543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Set CGRAM address or set pointer to CGRAM location</w:t>
            </w:r>
          </w:p>
        </w:tc>
        <w:tc>
          <w:tcPr>
            <w:tcW w:w="1016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0x40 + address**</w:t>
            </w:r>
          </w:p>
        </w:tc>
        <w:tc>
          <w:tcPr>
            <w:tcW w:w="1562" w:type="dxa"/>
            <w:hideMark/>
          </w:tcPr>
          <w:p w:rsidR="00827E36" w:rsidRPr="00B60F66" w:rsidRDefault="00827E36" w:rsidP="00641543">
            <w:pPr>
              <w:spacing w:after="3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B60F66">
              <w:rPr>
                <w:rFonts w:ascii="Times New Roman" w:eastAsia="Times New Roman" w:hAnsi="Times New Roman" w:cs="Times New Roman"/>
                <w:color w:val="auto"/>
              </w:rPr>
              <w:t>64 + address**</w:t>
            </w:r>
          </w:p>
        </w:tc>
      </w:tr>
    </w:tbl>
    <w:p w:rsidR="00827E36" w:rsidRPr="00A21083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7E36" w:rsidRDefault="00827E36" w:rsidP="00827E36">
      <w:pPr>
        <w:rPr>
          <w:rFonts w:ascii="Times New Roman" w:hAnsi="Times New Roman" w:cs="Times New Roman"/>
          <w:sz w:val="24"/>
          <w:szCs w:val="24"/>
        </w:rPr>
      </w:pPr>
      <w:r w:rsidRPr="00A21083">
        <w:rPr>
          <w:rFonts w:ascii="Times New Roman" w:hAnsi="Times New Roman" w:cs="Times New Roman"/>
          <w:b/>
          <w:sz w:val="24"/>
          <w:szCs w:val="24"/>
        </w:rPr>
        <w:t>Problem Statement: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C6B1B">
        <w:rPr>
          <w:rFonts w:ascii="Times New Roman" w:hAnsi="Times New Roman" w:cs="Times New Roman"/>
          <w:sz w:val="24"/>
          <w:szCs w:val="24"/>
        </w:rPr>
        <w:t>Display your name on LCD.</w:t>
      </w:r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 w:rsidR="00827E36" w:rsidRDefault="00827E36" w:rsidP="00827E36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4BBF">
        <w:rPr>
          <w:rFonts w:ascii="Times New Roman" w:hAnsi="Times New Roman" w:cs="Times New Roman"/>
          <w:bCs/>
          <w:sz w:val="24"/>
          <w:szCs w:val="24"/>
        </w:rPr>
        <w:t>Start</w:t>
      </w:r>
    </w:p>
    <w:p w:rsidR="00827E36" w:rsidRDefault="00827E36" w:rsidP="00827E36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Send 0x28 as a command to initialize LCD in 4 bit mode.</w:t>
      </w:r>
    </w:p>
    <w:p w:rsidR="00827E36" w:rsidRDefault="00827E36" w:rsidP="00827E36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Send 0x01 as a command to clear the display.</w:t>
      </w:r>
    </w:p>
    <w:p w:rsidR="00827E36" w:rsidRDefault="00827E36" w:rsidP="00827E36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Send 0x0F as a command for cursor blinking.</w:t>
      </w:r>
    </w:p>
    <w:p w:rsidR="00827E36" w:rsidRPr="006F4BBF" w:rsidRDefault="00827E36" w:rsidP="00827E36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Send data to be displayed on LCD.</w:t>
      </w:r>
    </w:p>
    <w:p w:rsidR="00827E36" w:rsidRDefault="00827E36" w:rsidP="00827E36">
      <w:pPr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A3FEE">
        <w:rPr>
          <w:rFonts w:ascii="Times New Roman" w:hAnsi="Times New Roman" w:cs="Times New Roman"/>
          <w:bCs/>
          <w:sz w:val="24"/>
          <w:szCs w:val="24"/>
        </w:rPr>
        <w:t>Stop</w:t>
      </w:r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Extension:</w:t>
      </w:r>
    </w:p>
    <w:p w:rsidR="00827E36" w:rsidRDefault="00827E36" w:rsidP="00827E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display “e-</w:t>
      </w:r>
      <w:proofErr w:type="spellStart"/>
      <w:r>
        <w:rPr>
          <w:rFonts w:ascii="Times New Roman" w:hAnsi="Times New Roman" w:cs="Times New Roman"/>
          <w:sz w:val="24"/>
          <w:szCs w:val="24"/>
        </w:rPr>
        <w:t>Yantra</w:t>
      </w:r>
      <w:proofErr w:type="spellEnd"/>
      <w:r>
        <w:rPr>
          <w:rFonts w:ascii="Times New Roman" w:hAnsi="Times New Roman" w:cs="Times New Roman"/>
          <w:sz w:val="24"/>
          <w:szCs w:val="24"/>
        </w:rPr>
        <w:t>” on 1</w:t>
      </w:r>
      <w:r w:rsidRPr="00122453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line and “Fire Bird V” on 2</w:t>
      </w:r>
      <w:r w:rsidRPr="00122453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line.</w:t>
      </w:r>
    </w:p>
    <w:p w:rsidR="00827E36" w:rsidRPr="00837FAE" w:rsidRDefault="00827E36" w:rsidP="00827E36">
      <w:pPr>
        <w:jc w:val="both"/>
        <w:rPr>
          <w:rFonts w:ascii="Times New Roman" w:hAnsi="Times New Roman" w:cs="Times New Roman"/>
          <w:sz w:val="24"/>
          <w:szCs w:val="24"/>
        </w:rPr>
      </w:pPr>
      <w:r w:rsidRPr="002A3FEE">
        <w:rPr>
          <w:rFonts w:ascii="Times New Roman" w:hAnsi="Times New Roman" w:cs="Times New Roman"/>
          <w:sz w:val="24"/>
          <w:szCs w:val="24"/>
        </w:rPr>
        <w:t>Write a program to display special characters</w:t>
      </w:r>
      <w:r>
        <w:rPr>
          <w:rFonts w:ascii="Times New Roman" w:hAnsi="Times New Roman" w:cs="Times New Roman"/>
          <w:sz w:val="24"/>
          <w:szCs w:val="24"/>
        </w:rPr>
        <w:t xml:space="preserve"> (@, &amp;, *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122453">
        <w:rPr>
          <w:rFonts w:ascii="Times New Roman" w:hAnsi="Times New Roman" w:cs="Times New Roman"/>
          <w:sz w:val="24"/>
          <w:szCs w:val="24"/>
        </w:rPr>
        <w:sym w:font="Wingdings" w:char="F04A"/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22453">
        <w:rPr>
          <w:rFonts w:ascii="Times New Roman" w:hAnsi="Times New Roman" w:cs="Times New Roman"/>
          <w:sz w:val="24"/>
          <w:szCs w:val="24"/>
        </w:rPr>
        <w:sym w:font="Wingdings" w:char="F04C"/>
      </w:r>
      <w:r>
        <w:rPr>
          <w:rFonts w:ascii="Times New Roman" w:hAnsi="Times New Roman" w:cs="Times New Roman"/>
          <w:sz w:val="24"/>
          <w:szCs w:val="24"/>
        </w:rPr>
        <w:t>, etc.)</w:t>
      </w:r>
      <w:r w:rsidRPr="002A3FEE">
        <w:rPr>
          <w:rFonts w:ascii="Times New Roman" w:hAnsi="Times New Roman" w:cs="Times New Roman"/>
          <w:sz w:val="24"/>
          <w:szCs w:val="24"/>
        </w:rPr>
        <w:t>.</w:t>
      </w:r>
    </w:p>
    <w:p w:rsidR="00827E36" w:rsidRDefault="00827E36" w:rsidP="00827E3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 more details, you can refer to 8051 Software manual section 6.</w:t>
      </w:r>
    </w:p>
    <w:p w:rsidR="00827E36" w:rsidRPr="00837FAE" w:rsidRDefault="00827E36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21083">
        <w:rPr>
          <w:rFonts w:ascii="Times New Roman" w:hAnsi="Times New Roman" w:cs="Times New Roman"/>
          <w:b/>
          <w:sz w:val="24"/>
          <w:szCs w:val="24"/>
        </w:rPr>
        <w:t>Evaluation/Conclusion:</w:t>
      </w:r>
    </w:p>
    <w:p w:rsidR="005651E7" w:rsidRPr="00656F26" w:rsidRDefault="005651E7" w:rsidP="005651E7">
      <w:pPr>
        <w:jc w:val="both"/>
        <w:rPr>
          <w:rFonts w:ascii="Times New Roman" w:hAnsi="Times New Roman" w:cs="Times New Roman"/>
          <w:b/>
          <w:sz w:val="24"/>
        </w:rPr>
      </w:pPr>
      <w:r w:rsidRPr="00656F26">
        <w:rPr>
          <w:rFonts w:ascii="Times New Roman" w:hAnsi="Times New Roman" w:cs="Times New Roman"/>
          <w:b/>
          <w:sz w:val="24"/>
        </w:rPr>
        <w:lastRenderedPageBreak/>
        <w:t xml:space="preserve">Topic: </w:t>
      </w:r>
      <w:r w:rsidRPr="00656F26">
        <w:rPr>
          <w:rFonts w:ascii="Times New Roman" w:hAnsi="Times New Roman" w:cs="Times New Roman"/>
          <w:sz w:val="24"/>
        </w:rPr>
        <w:t xml:space="preserve">Study of </w:t>
      </w:r>
      <w:r w:rsidRPr="006778F9">
        <w:rPr>
          <w:rFonts w:ascii="Times New Roman" w:hAnsi="Times New Roman" w:cs="Times New Roman"/>
          <w:sz w:val="24"/>
        </w:rPr>
        <w:t>Position and Velocity Sensor</w:t>
      </w:r>
      <w:r w:rsidR="006778F9">
        <w:rPr>
          <w:rFonts w:ascii="Times New Roman" w:hAnsi="Times New Roman" w:cs="Times New Roman"/>
          <w:sz w:val="24"/>
        </w:rPr>
        <w:t>s</w:t>
      </w:r>
    </w:p>
    <w:p w:rsidR="005651E7" w:rsidRDefault="005651E7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21083">
        <w:rPr>
          <w:rFonts w:ascii="Times New Roman" w:hAnsi="Times New Roman" w:cs="Times New Roman"/>
          <w:b/>
          <w:sz w:val="24"/>
          <w:szCs w:val="24"/>
        </w:rPr>
        <w:t xml:space="preserve">Prerequisites: </w:t>
      </w:r>
      <w:r w:rsidRPr="00656F26">
        <w:rPr>
          <w:rFonts w:ascii="Times New Roman" w:hAnsi="Times New Roman" w:cs="Times New Roman"/>
          <w:sz w:val="24"/>
          <w:szCs w:val="24"/>
        </w:rPr>
        <w:t>I/O programming, Motion Control Programming</w:t>
      </w:r>
    </w:p>
    <w:p w:rsidR="005651E7" w:rsidRPr="00A21083" w:rsidRDefault="005651E7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Module </w:t>
      </w:r>
      <w:r w:rsidR="00641543">
        <w:rPr>
          <w:rFonts w:ascii="Times New Roman" w:hAnsi="Times New Roman" w:cs="Times New Roman"/>
          <w:b/>
          <w:sz w:val="24"/>
          <w:szCs w:val="24"/>
        </w:rPr>
        <w:t>covered</w:t>
      </w:r>
      <w:r>
        <w:rPr>
          <w:rFonts w:ascii="Times New Roman" w:hAnsi="Times New Roman" w:cs="Times New Roman"/>
          <w:b/>
          <w:sz w:val="24"/>
          <w:szCs w:val="24"/>
        </w:rPr>
        <w:t xml:space="preserve"> from </w:t>
      </w:r>
      <w:r w:rsidR="00641543">
        <w:rPr>
          <w:rFonts w:ascii="Times New Roman" w:hAnsi="Times New Roman" w:cs="Times New Roman"/>
          <w:b/>
          <w:sz w:val="24"/>
          <w:szCs w:val="24"/>
        </w:rPr>
        <w:t>software manual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533EE" w:rsidRPr="007533EE">
        <w:rPr>
          <w:rFonts w:ascii="Times New Roman" w:hAnsi="Times New Roman" w:cs="Times New Roman"/>
          <w:sz w:val="24"/>
          <w:szCs w:val="24"/>
        </w:rPr>
        <w:t>Robot</w:t>
      </w:r>
      <w:r w:rsidR="007533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56F26">
        <w:rPr>
          <w:rFonts w:ascii="Times New Roman" w:hAnsi="Times New Roman" w:cs="Times New Roman"/>
          <w:sz w:val="24"/>
          <w:szCs w:val="24"/>
        </w:rPr>
        <w:t xml:space="preserve">Position </w:t>
      </w:r>
      <w:r w:rsidR="007533EE">
        <w:rPr>
          <w:rFonts w:ascii="Times New Roman" w:hAnsi="Times New Roman" w:cs="Times New Roman"/>
          <w:sz w:val="24"/>
          <w:szCs w:val="24"/>
        </w:rPr>
        <w:t>Control (section 4)</w:t>
      </w:r>
    </w:p>
    <w:p w:rsidR="005651E7" w:rsidRDefault="005651E7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Components Required: </w:t>
      </w:r>
      <w:r w:rsidR="00C40CC1">
        <w:rPr>
          <w:rFonts w:ascii="Times New Roman" w:hAnsi="Times New Roman" w:cs="Times New Roman"/>
          <w:sz w:val="24"/>
          <w:szCs w:val="24"/>
        </w:rPr>
        <w:t>Fire Bird</w:t>
      </w:r>
      <w:r w:rsidRPr="00656F26">
        <w:rPr>
          <w:rFonts w:ascii="Times New Roman" w:hAnsi="Times New Roman" w:cs="Times New Roman"/>
          <w:sz w:val="24"/>
          <w:szCs w:val="24"/>
        </w:rPr>
        <w:t xml:space="preserve"> V Robot with </w:t>
      </w:r>
      <w:r w:rsidR="0001667D">
        <w:rPr>
          <w:rFonts w:ascii="Times New Roman" w:hAnsi="Times New Roman" w:cs="Times New Roman"/>
          <w:sz w:val="23"/>
          <w:szCs w:val="23"/>
        </w:rPr>
        <w:t>8051</w:t>
      </w:r>
      <w:r w:rsidRPr="00656F26">
        <w:rPr>
          <w:rFonts w:ascii="Times New Roman" w:hAnsi="Times New Roman" w:cs="Times New Roman"/>
          <w:sz w:val="24"/>
          <w:szCs w:val="24"/>
        </w:rPr>
        <w:t xml:space="preserve"> Adapter Board</w:t>
      </w:r>
    </w:p>
    <w:p w:rsidR="00D669CA" w:rsidRPr="00C12B91" w:rsidRDefault="005651E7" w:rsidP="005651E7">
      <w:pPr>
        <w:jc w:val="both"/>
        <w:rPr>
          <w:ins w:id="5" w:author=" saraswathi krithivasan" w:date="2015-04-28T03:48:00Z"/>
          <w:rFonts w:ascii="Times New Roman" w:hAnsi="Times New Roman" w:cs="Times New Roman"/>
          <w:b/>
          <w:sz w:val="24"/>
          <w:szCs w:val="24"/>
        </w:rPr>
      </w:pPr>
      <w:r w:rsidRPr="00C12B91">
        <w:rPr>
          <w:rFonts w:ascii="Times New Roman" w:hAnsi="Times New Roman" w:cs="Times New Roman"/>
          <w:b/>
          <w:sz w:val="24"/>
          <w:szCs w:val="24"/>
        </w:rPr>
        <w:t>Lecture Notes</w:t>
      </w:r>
      <w:r w:rsidR="00C12B91" w:rsidRPr="00C12B91">
        <w:rPr>
          <w:rFonts w:ascii="Times New Roman" w:hAnsi="Times New Roman" w:cs="Times New Roman"/>
          <w:b/>
          <w:sz w:val="24"/>
          <w:szCs w:val="24"/>
        </w:rPr>
        <w:t>:</w:t>
      </w:r>
    </w:p>
    <w:p w:rsidR="005651E7" w:rsidRPr="00E30570" w:rsidRDefault="00C12B91" w:rsidP="005462D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Ask </w:t>
      </w:r>
      <w:r w:rsidR="00B603DD">
        <w:rPr>
          <w:rFonts w:ascii="Times New Roman" w:hAnsi="Times New Roman" w:cs="Times New Roman"/>
          <w:b/>
          <w:sz w:val="24"/>
          <w:szCs w:val="24"/>
        </w:rPr>
        <w:t>the students,</w:t>
      </w:r>
      <w:r>
        <w:rPr>
          <w:rFonts w:ascii="Times New Roman" w:hAnsi="Times New Roman" w:cs="Times New Roman"/>
          <w:b/>
          <w:sz w:val="24"/>
          <w:szCs w:val="24"/>
        </w:rPr>
        <w:t xml:space="preserve"> w</w:t>
      </w:r>
      <w:r w:rsidR="005651E7" w:rsidRPr="00E30570">
        <w:rPr>
          <w:rFonts w:ascii="Times New Roman" w:hAnsi="Times New Roman" w:cs="Times New Roman"/>
          <w:b/>
          <w:sz w:val="24"/>
          <w:szCs w:val="24"/>
        </w:rPr>
        <w:t xml:space="preserve">hat </w:t>
      </w:r>
      <w:r w:rsidR="006778F9">
        <w:rPr>
          <w:rFonts w:ascii="Times New Roman" w:hAnsi="Times New Roman" w:cs="Times New Roman"/>
          <w:b/>
          <w:sz w:val="24"/>
          <w:szCs w:val="24"/>
        </w:rPr>
        <w:t>are</w:t>
      </w:r>
      <w:r w:rsidR="005651E7" w:rsidRPr="00E30570">
        <w:rPr>
          <w:rFonts w:ascii="Times New Roman" w:hAnsi="Times New Roman" w:cs="Times New Roman"/>
          <w:b/>
          <w:sz w:val="24"/>
          <w:szCs w:val="24"/>
        </w:rPr>
        <w:t xml:space="preserve"> position and velocity sensor</w:t>
      </w:r>
      <w:r w:rsidR="006778F9">
        <w:rPr>
          <w:rFonts w:ascii="Times New Roman" w:hAnsi="Times New Roman" w:cs="Times New Roman"/>
          <w:b/>
          <w:sz w:val="24"/>
          <w:szCs w:val="24"/>
        </w:rPr>
        <w:t>s</w:t>
      </w:r>
      <w:r w:rsidR="005651E7" w:rsidRPr="00E30570">
        <w:rPr>
          <w:rFonts w:ascii="Times New Roman" w:hAnsi="Times New Roman" w:cs="Times New Roman"/>
          <w:b/>
          <w:sz w:val="24"/>
          <w:szCs w:val="24"/>
        </w:rPr>
        <w:t>?</w:t>
      </w:r>
    </w:p>
    <w:p w:rsidR="00B560E2" w:rsidRPr="009B35DD" w:rsidRDefault="00B560E2" w:rsidP="0075185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Position sensor</w:t>
      </w:r>
      <w:r w:rsidR="009B22F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22F8">
        <w:rPr>
          <w:rFonts w:ascii="Times New Roman" w:hAnsi="Times New Roman" w:cs="Times New Roman"/>
          <w:sz w:val="24"/>
          <w:szCs w:val="24"/>
        </w:rPr>
        <w:t>and velocity sensors are devices used to find position and velocity measurement</w:t>
      </w:r>
      <w:r w:rsidR="003C33D7">
        <w:rPr>
          <w:rFonts w:ascii="Times New Roman" w:hAnsi="Times New Roman" w:cs="Times New Roman"/>
          <w:sz w:val="24"/>
          <w:szCs w:val="24"/>
        </w:rPr>
        <w:t>s</w:t>
      </w:r>
      <w:r w:rsidR="009B22F8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3C33D7">
        <w:rPr>
          <w:rFonts w:ascii="Times New Roman" w:hAnsi="Times New Roman" w:cs="Times New Roman"/>
          <w:sz w:val="24"/>
          <w:szCs w:val="24"/>
        </w:rPr>
        <w:t>, that is, it can be used to find the relative position/displacement of the robot and the velocity with which the robot moves</w:t>
      </w:r>
      <w:r w:rsidR="003C33D7" w:rsidRPr="009B35DD">
        <w:rPr>
          <w:rFonts w:ascii="Times New Roman" w:hAnsi="Times New Roman" w:cs="Times New Roman"/>
          <w:sz w:val="24"/>
          <w:szCs w:val="24"/>
        </w:rPr>
        <w:t>.</w:t>
      </w:r>
      <w:r w:rsidR="009B22F8">
        <w:rPr>
          <w:rFonts w:ascii="Times New Roman" w:hAnsi="Times New Roman" w:cs="Times New Roman"/>
          <w:sz w:val="24"/>
          <w:szCs w:val="24"/>
        </w:rPr>
        <w:t xml:space="preserve"> In both, the common and most widely used sensor is position encoder also known as optical encoder.</w:t>
      </w:r>
      <w:r w:rsidR="007518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4BA1" w:rsidRDefault="00B6192D" w:rsidP="005462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6A39">
        <w:rPr>
          <w:rFonts w:ascii="Times New Roman" w:hAnsi="Times New Roman" w:cs="Times New Roman"/>
          <w:sz w:val="24"/>
          <w:szCs w:val="24"/>
        </w:rPr>
        <w:t xml:space="preserve">Tell the students that in </w:t>
      </w:r>
      <w:r w:rsidRPr="00613E90">
        <w:rPr>
          <w:rFonts w:ascii="Times New Roman" w:hAnsi="Times New Roman" w:cs="Times New Roman"/>
          <w:sz w:val="24"/>
          <w:szCs w:val="24"/>
        </w:rPr>
        <w:t>Fire</w:t>
      </w:r>
      <w:r w:rsidR="00613E90" w:rsidRPr="00613E90">
        <w:rPr>
          <w:rFonts w:ascii="Times New Roman" w:hAnsi="Times New Roman" w:cs="Times New Roman"/>
          <w:sz w:val="24"/>
          <w:szCs w:val="24"/>
        </w:rPr>
        <w:t xml:space="preserve"> </w:t>
      </w:r>
      <w:r w:rsidR="007766C3">
        <w:rPr>
          <w:rFonts w:ascii="Times New Roman" w:hAnsi="Times New Roman" w:cs="Times New Roman"/>
          <w:sz w:val="24"/>
          <w:szCs w:val="24"/>
        </w:rPr>
        <w:t>B</w:t>
      </w:r>
      <w:r w:rsidRPr="00613E90">
        <w:rPr>
          <w:rFonts w:ascii="Times New Roman" w:hAnsi="Times New Roman" w:cs="Times New Roman"/>
          <w:sz w:val="24"/>
          <w:szCs w:val="24"/>
        </w:rPr>
        <w:t>ird V</w:t>
      </w:r>
      <w:r w:rsidRPr="00A76A39">
        <w:rPr>
          <w:rFonts w:ascii="Times New Roman" w:hAnsi="Times New Roman" w:cs="Times New Roman"/>
          <w:sz w:val="24"/>
          <w:szCs w:val="24"/>
        </w:rPr>
        <w:t xml:space="preserve">, position encoder </w:t>
      </w:r>
      <w:r w:rsidRPr="00A76A39">
        <w:rPr>
          <w:rFonts w:ascii="Times New Roman" w:hAnsi="Times New Roman" w:cs="Times New Roman"/>
          <w:b/>
          <w:sz w:val="24"/>
          <w:szCs w:val="24"/>
        </w:rPr>
        <w:t>MOC 7811</w:t>
      </w:r>
      <w:r w:rsidRPr="00A76A39">
        <w:rPr>
          <w:rFonts w:ascii="Times New Roman" w:hAnsi="Times New Roman" w:cs="Times New Roman"/>
          <w:sz w:val="24"/>
          <w:szCs w:val="24"/>
        </w:rPr>
        <w:t xml:space="preserve"> is used.</w:t>
      </w:r>
    </w:p>
    <w:p w:rsidR="00A54BA1" w:rsidRPr="00A54BA1" w:rsidRDefault="00A54BA1" w:rsidP="00A54BA1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13FB" w:rsidRPr="00DF0C2D" w:rsidRDefault="009913FB" w:rsidP="005462D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F0C2D">
        <w:rPr>
          <w:rFonts w:ascii="Times New Roman" w:hAnsi="Times New Roman" w:cs="Times New Roman"/>
          <w:b/>
          <w:sz w:val="24"/>
          <w:szCs w:val="24"/>
        </w:rPr>
        <w:t>How does th</w:t>
      </w:r>
      <w:r w:rsidR="002739D7">
        <w:rPr>
          <w:rFonts w:ascii="Times New Roman" w:hAnsi="Times New Roman" w:cs="Times New Roman"/>
          <w:b/>
          <w:sz w:val="24"/>
          <w:szCs w:val="24"/>
        </w:rPr>
        <w:t>is</w:t>
      </w:r>
      <w:r w:rsidRPr="00DF0C2D">
        <w:rPr>
          <w:rFonts w:ascii="Times New Roman" w:hAnsi="Times New Roman" w:cs="Times New Roman"/>
          <w:b/>
          <w:sz w:val="24"/>
          <w:szCs w:val="24"/>
        </w:rPr>
        <w:t xml:space="preserve"> sensor work?</w:t>
      </w:r>
    </w:p>
    <w:p w:rsidR="00723B4B" w:rsidRPr="00215FD8" w:rsidRDefault="00723B4B" w:rsidP="00723B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5FD8">
        <w:rPr>
          <w:rFonts w:ascii="Times New Roman" w:hAnsi="Times New Roman" w:cs="Times New Roman"/>
          <w:sz w:val="24"/>
          <w:szCs w:val="24"/>
        </w:rPr>
        <w:t xml:space="preserve">         </w:t>
      </w:r>
      <w:r w:rsidR="002739D7">
        <w:rPr>
          <w:rFonts w:ascii="Times New Roman" w:hAnsi="Times New Roman" w:cs="Times New Roman"/>
          <w:sz w:val="24"/>
          <w:szCs w:val="24"/>
        </w:rPr>
        <w:t>This s</w:t>
      </w:r>
      <w:r w:rsidRPr="00215FD8">
        <w:rPr>
          <w:rFonts w:ascii="Times New Roman" w:hAnsi="Times New Roman" w:cs="Times New Roman"/>
          <w:sz w:val="24"/>
          <w:szCs w:val="24"/>
        </w:rPr>
        <w:t xml:space="preserve">ensor has an IR </w:t>
      </w:r>
      <w:r w:rsidRPr="00A54BA1">
        <w:rPr>
          <w:rFonts w:ascii="Times New Roman" w:hAnsi="Times New Roman" w:cs="Times New Roman"/>
          <w:sz w:val="24"/>
          <w:szCs w:val="24"/>
        </w:rPr>
        <w:t>LED</w:t>
      </w:r>
      <w:ins w:id="6" w:author=" saraswathi krithivasan" w:date="2015-05-06T09:11:00Z">
        <w:r w:rsidR="002739D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EF42AF">
        <w:rPr>
          <w:rFonts w:ascii="Times New Roman" w:hAnsi="Times New Roman" w:cs="Times New Roman"/>
          <w:sz w:val="24"/>
          <w:szCs w:val="24"/>
        </w:rPr>
        <w:t>and photo transistor</w:t>
      </w:r>
      <w:r w:rsidR="00A54BA1">
        <w:rPr>
          <w:rFonts w:ascii="Times New Roman" w:hAnsi="Times New Roman" w:cs="Times New Roman"/>
          <w:sz w:val="24"/>
          <w:szCs w:val="24"/>
        </w:rPr>
        <w:t xml:space="preserve">, </w:t>
      </w:r>
      <w:r w:rsidRPr="00215FD8">
        <w:rPr>
          <w:rFonts w:ascii="Times New Roman" w:hAnsi="Times New Roman" w:cs="Times New Roman"/>
          <w:sz w:val="24"/>
          <w:szCs w:val="24"/>
        </w:rPr>
        <w:t>in front of each other separated by a slot and encased in bl</w:t>
      </w:r>
      <w:r w:rsidR="00E87F0C">
        <w:rPr>
          <w:rFonts w:ascii="Times New Roman" w:hAnsi="Times New Roman" w:cs="Times New Roman"/>
          <w:sz w:val="24"/>
          <w:szCs w:val="24"/>
        </w:rPr>
        <w:t xml:space="preserve">ack opaque casing as shown in Figure </w:t>
      </w:r>
      <w:r w:rsidR="00B80217">
        <w:rPr>
          <w:rFonts w:ascii="Times New Roman" w:hAnsi="Times New Roman" w:cs="Times New Roman"/>
          <w:sz w:val="24"/>
          <w:szCs w:val="24"/>
        </w:rPr>
        <w:t>3</w:t>
      </w:r>
      <w:r w:rsidR="00E87F0C">
        <w:rPr>
          <w:rFonts w:ascii="Times New Roman" w:hAnsi="Times New Roman" w:cs="Times New Roman"/>
          <w:sz w:val="24"/>
          <w:szCs w:val="24"/>
        </w:rPr>
        <w:t>.1</w:t>
      </w:r>
      <w:r w:rsidR="00EF42AF">
        <w:rPr>
          <w:rFonts w:ascii="Times New Roman" w:hAnsi="Times New Roman" w:cs="Times New Roman"/>
          <w:sz w:val="24"/>
          <w:szCs w:val="24"/>
        </w:rPr>
        <w:t>. A</w:t>
      </w:r>
      <w:r w:rsidR="00EF42AF" w:rsidRPr="00215FD8">
        <w:rPr>
          <w:rFonts w:ascii="Times New Roman" w:hAnsi="Times New Roman" w:cs="Times New Roman"/>
          <w:sz w:val="24"/>
          <w:szCs w:val="24"/>
        </w:rPr>
        <w:t xml:space="preserve">n IR </w:t>
      </w:r>
      <w:r w:rsidR="00EF42AF" w:rsidRPr="00A54BA1">
        <w:rPr>
          <w:rFonts w:ascii="Times New Roman" w:hAnsi="Times New Roman" w:cs="Times New Roman"/>
          <w:sz w:val="24"/>
          <w:szCs w:val="24"/>
        </w:rPr>
        <w:t>LED</w:t>
      </w:r>
      <w:r w:rsidR="00EF42AF">
        <w:rPr>
          <w:rFonts w:ascii="Times New Roman" w:hAnsi="Times New Roman" w:cs="Times New Roman"/>
          <w:sz w:val="24"/>
          <w:szCs w:val="24"/>
        </w:rPr>
        <w:t xml:space="preserve"> emits IR light </w:t>
      </w:r>
      <w:r w:rsidR="00EF42AF" w:rsidRPr="00215FD8">
        <w:rPr>
          <w:rFonts w:ascii="Times New Roman" w:hAnsi="Times New Roman" w:cs="Times New Roman"/>
          <w:sz w:val="24"/>
          <w:szCs w:val="24"/>
        </w:rPr>
        <w:t xml:space="preserve">and photo transistor </w:t>
      </w:r>
      <w:r w:rsidR="00EF42AF">
        <w:rPr>
          <w:rFonts w:ascii="Times New Roman" w:hAnsi="Times New Roman" w:cs="Times New Roman"/>
          <w:sz w:val="24"/>
          <w:szCs w:val="24"/>
        </w:rPr>
        <w:t>detects the reflected IR light</w:t>
      </w:r>
      <w:r w:rsidR="0073009C">
        <w:rPr>
          <w:rFonts w:ascii="Times New Roman" w:hAnsi="Times New Roman" w:cs="Times New Roman"/>
          <w:sz w:val="24"/>
          <w:szCs w:val="24"/>
        </w:rPr>
        <w:t>.</w:t>
      </w:r>
      <w:r w:rsidR="003C33D7">
        <w:rPr>
          <w:rFonts w:ascii="Times New Roman" w:hAnsi="Times New Roman" w:cs="Times New Roman"/>
          <w:sz w:val="24"/>
          <w:szCs w:val="24"/>
        </w:rPr>
        <w:t xml:space="preserve"> </w:t>
      </w:r>
      <w:r w:rsidR="00EF42AF">
        <w:rPr>
          <w:rFonts w:ascii="Times New Roman" w:hAnsi="Times New Roman" w:cs="Times New Roman"/>
          <w:sz w:val="24"/>
          <w:szCs w:val="24"/>
        </w:rPr>
        <w:t>T</w:t>
      </w:r>
      <w:r w:rsidR="00A54BA1">
        <w:rPr>
          <w:rFonts w:ascii="Times New Roman" w:hAnsi="Times New Roman" w:cs="Times New Roman"/>
          <w:sz w:val="24"/>
          <w:szCs w:val="24"/>
        </w:rPr>
        <w:t xml:space="preserve">he internal structure of the sensor is shown in Figure </w:t>
      </w:r>
      <w:r w:rsidR="00B80217">
        <w:rPr>
          <w:rFonts w:ascii="Times New Roman" w:hAnsi="Times New Roman" w:cs="Times New Roman"/>
          <w:sz w:val="24"/>
          <w:szCs w:val="24"/>
        </w:rPr>
        <w:t>3</w:t>
      </w:r>
      <w:r w:rsidR="00A54BA1">
        <w:rPr>
          <w:rFonts w:ascii="Times New Roman" w:hAnsi="Times New Roman" w:cs="Times New Roman"/>
          <w:sz w:val="24"/>
          <w:szCs w:val="24"/>
        </w:rPr>
        <w:t>.2</w:t>
      </w:r>
      <w:r w:rsidR="00EF42AF">
        <w:rPr>
          <w:rFonts w:ascii="Times New Roman" w:hAnsi="Times New Roman" w:cs="Times New Roman"/>
          <w:sz w:val="24"/>
          <w:szCs w:val="24"/>
        </w:rPr>
        <w:t>.</w:t>
      </w:r>
    </w:p>
    <w:p w:rsidR="00723B4B" w:rsidRDefault="00723B4B" w:rsidP="009913F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B6192D" w:rsidRPr="00547501" w:rsidRDefault="00F71A13" w:rsidP="00723B4B">
      <w:pPr>
        <w:autoSpaceDE w:val="0"/>
        <w:autoSpaceDN w:val="0"/>
        <w:adjustRightInd w:val="0"/>
        <w:spacing w:after="0" w:line="240" w:lineRule="auto"/>
        <w:jc w:val="both"/>
        <w:rPr>
          <w:ins w:id="7" w:author=" saraswathi krithivasan" w:date="2015-04-28T03:48:00Z"/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</w:rPr>
        <w:pict>
          <v:shape id="AutoShape 8" o:spid="_x0000_s1103" type="#_x0000_t32" style="position:absolute;left:0;text-align:left;margin-left:146.25pt;margin-top:74.35pt;width:68.25pt;height:0;z-index:25165516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" strokecolor="red" strokeweight="2.25pt">
            <v:stroke endarrow="block"/>
          </v:shape>
        </w:pict>
      </w:r>
      <w:r w:rsidR="00B6192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1828800" cy="1828800"/>
            <wp:effectExtent l="0" t="0" r="0" b="0"/>
            <wp:docPr id="3" name="Picture 3" descr="C:\Users\erts-rutu\Desktop\encoder-sensor-moc7811-250x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ts-rutu\Desktop\encoder-sensor-moc7811-250x2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610" cy="182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92D">
        <w:rPr>
          <w:rFonts w:ascii="Times New Roman" w:hAnsi="Times New Roman" w:cs="Times New Roman"/>
          <w:b/>
          <w:sz w:val="24"/>
          <w:szCs w:val="24"/>
        </w:rPr>
        <w:tab/>
      </w:r>
      <w:r w:rsidR="00B6192D">
        <w:rPr>
          <w:rFonts w:ascii="Times New Roman" w:hAnsi="Times New Roman" w:cs="Times New Roman"/>
          <w:b/>
          <w:sz w:val="24"/>
          <w:szCs w:val="24"/>
        </w:rPr>
        <w:tab/>
      </w:r>
      <w:r w:rsidR="00215FD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133725" cy="1914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1E7" w:rsidRPr="009B35DD" w:rsidRDefault="00215FD8" w:rsidP="005651E7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ins w:id="8" w:author=" saraswathi krithivasan" w:date="2015-04-28T03:47:00Z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.1 MOC 7811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23B4B">
        <w:rPr>
          <w:rFonts w:ascii="Times New Roman" w:hAnsi="Times New Roman" w:cs="Times New Roman"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sz w:val="24"/>
          <w:szCs w:val="24"/>
        </w:rPr>
        <w:t>3</w:t>
      </w:r>
      <w:r w:rsidR="00723B4B">
        <w:rPr>
          <w:rFonts w:ascii="Times New Roman" w:hAnsi="Times New Roman" w:cs="Times New Roman"/>
          <w:sz w:val="24"/>
          <w:szCs w:val="24"/>
        </w:rPr>
        <w:t>.2: Internal Structure of MOC 7811</w:t>
      </w:r>
    </w:p>
    <w:p w:rsidR="005651E7" w:rsidRPr="003D210F" w:rsidRDefault="005651E7" w:rsidP="005651E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ins w:id="9" w:author=" saraswathi krithivasan" w:date="2015-04-28T03:49:00Z"/>
          <w:rFonts w:ascii="Times New Roman" w:hAnsi="Times New Roman" w:cs="Times New Roman"/>
          <w:b/>
          <w:sz w:val="24"/>
          <w:szCs w:val="24"/>
        </w:rPr>
      </w:pPr>
    </w:p>
    <w:p w:rsidR="00F94CA5" w:rsidRDefault="005651E7" w:rsidP="005651E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D210F">
        <w:rPr>
          <w:rFonts w:ascii="Times New Roman" w:hAnsi="Times New Roman" w:cs="Times New Roman"/>
          <w:sz w:val="24"/>
          <w:szCs w:val="24"/>
        </w:rPr>
        <w:t>When IR light falls on the photo transistor, the transistor turns on and</w:t>
      </w:r>
      <w:r w:rsidR="002A0DA0">
        <w:rPr>
          <w:rFonts w:ascii="Times New Roman" w:hAnsi="Times New Roman" w:cs="Times New Roman"/>
          <w:sz w:val="24"/>
          <w:szCs w:val="24"/>
        </w:rPr>
        <w:t xml:space="preserve"> acts as a closed</w:t>
      </w:r>
      <w:r w:rsidR="00F634F3">
        <w:rPr>
          <w:rFonts w:ascii="Times New Roman" w:hAnsi="Times New Roman" w:cs="Times New Roman"/>
          <w:sz w:val="24"/>
          <w:szCs w:val="24"/>
        </w:rPr>
        <w:t xml:space="preserve"> switch, w</w:t>
      </w:r>
      <w:r w:rsidR="00F94CA5">
        <w:rPr>
          <w:rFonts w:ascii="Times New Roman" w:hAnsi="Times New Roman" w:cs="Times New Roman"/>
          <w:sz w:val="24"/>
          <w:szCs w:val="24"/>
        </w:rPr>
        <w:t>hich gives minimum voltage at the output and is considered as logic 0.</w:t>
      </w:r>
      <w:r w:rsidR="00F634F3">
        <w:rPr>
          <w:rFonts w:ascii="Times New Roman" w:hAnsi="Times New Roman" w:cs="Times New Roman"/>
          <w:sz w:val="24"/>
          <w:szCs w:val="24"/>
        </w:rPr>
        <w:t xml:space="preserve"> This is shown in Figure </w:t>
      </w:r>
      <w:r w:rsidR="00B80217">
        <w:rPr>
          <w:rFonts w:ascii="Times New Roman" w:hAnsi="Times New Roman" w:cs="Times New Roman"/>
          <w:sz w:val="24"/>
          <w:szCs w:val="24"/>
        </w:rPr>
        <w:t>3</w:t>
      </w:r>
      <w:r w:rsidR="00F634F3">
        <w:rPr>
          <w:rFonts w:ascii="Times New Roman" w:hAnsi="Times New Roman" w:cs="Times New Roman"/>
          <w:sz w:val="24"/>
          <w:szCs w:val="24"/>
        </w:rPr>
        <w:t>.</w:t>
      </w:r>
      <w:r w:rsidR="00A54BA1">
        <w:rPr>
          <w:rFonts w:ascii="Times New Roman" w:hAnsi="Times New Roman" w:cs="Times New Roman"/>
          <w:sz w:val="24"/>
          <w:szCs w:val="24"/>
        </w:rPr>
        <w:t>3</w:t>
      </w:r>
    </w:p>
    <w:p w:rsidR="00A669F4" w:rsidRDefault="00A669F4" w:rsidP="005651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669F4" w:rsidRDefault="00A669F4" w:rsidP="005651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669F4" w:rsidRDefault="00A669F4" w:rsidP="005651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669F4" w:rsidRDefault="00A669F4" w:rsidP="005651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4CA5" w:rsidRDefault="00F94CA5" w:rsidP="005651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63462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682" cy="23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CA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66975" cy="2451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930" cy="245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CA5" w:rsidRDefault="00F94CA5" w:rsidP="00F94CA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.3 </w:t>
      </w:r>
      <w:r w:rsidR="00F634F3">
        <w:rPr>
          <w:rFonts w:ascii="Times New Roman" w:hAnsi="Times New Roman" w:cs="Times New Roman"/>
          <w:sz w:val="24"/>
          <w:szCs w:val="24"/>
        </w:rPr>
        <w:t>In</w:t>
      </w:r>
      <w:r w:rsidR="00E87F0C">
        <w:rPr>
          <w:rFonts w:ascii="Times New Roman" w:hAnsi="Times New Roman" w:cs="Times New Roman"/>
          <w:sz w:val="24"/>
          <w:szCs w:val="24"/>
        </w:rPr>
        <w:t xml:space="preserve"> the</w:t>
      </w:r>
      <w:r w:rsidR="00F634F3">
        <w:rPr>
          <w:rFonts w:ascii="Times New Roman" w:hAnsi="Times New Roman" w:cs="Times New Roman"/>
          <w:sz w:val="24"/>
          <w:szCs w:val="24"/>
        </w:rPr>
        <w:t xml:space="preserve"> presence of light</w:t>
      </w:r>
    </w:p>
    <w:p w:rsidR="00F634F3" w:rsidRDefault="00F634F3" w:rsidP="00F94CA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F634F3" w:rsidRDefault="00F634F3" w:rsidP="00F634F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Similarly, i</w:t>
      </w:r>
      <w:r w:rsidR="005651E7" w:rsidRPr="003D210F">
        <w:rPr>
          <w:rFonts w:ascii="Times New Roman" w:hAnsi="Times New Roman" w:cs="Times New Roman"/>
          <w:sz w:val="24"/>
          <w:szCs w:val="24"/>
        </w:rPr>
        <w:t xml:space="preserve">n absence of the IR light, </w:t>
      </w:r>
      <w:r>
        <w:rPr>
          <w:rFonts w:ascii="Times New Roman" w:hAnsi="Times New Roman" w:cs="Times New Roman"/>
          <w:sz w:val="24"/>
          <w:szCs w:val="24"/>
        </w:rPr>
        <w:t>the transistor turns off</w:t>
      </w:r>
      <w:r w:rsidRPr="003D210F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acts as open switch, which gives maximum voltage a</w:t>
      </w:r>
      <w:r w:rsidR="00DF0C2D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the output and is considered as logic 1. This is shown in Figure </w:t>
      </w:r>
      <w:r w:rsidR="00B8021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.4</w:t>
      </w:r>
    </w:p>
    <w:p w:rsidR="00B6334E" w:rsidRPr="00F94CA5" w:rsidRDefault="002A0DA0" w:rsidP="00F94CA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4CA5">
        <w:rPr>
          <w:rFonts w:ascii="Times New Roman" w:hAnsi="Times New Roman" w:cs="Times New Roman"/>
          <w:sz w:val="24"/>
          <w:szCs w:val="24"/>
        </w:rPr>
        <w:tab/>
      </w:r>
    </w:p>
    <w:p w:rsidR="00C85913" w:rsidRPr="002A0DA0" w:rsidRDefault="00F634F3" w:rsidP="002A0DA0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      </w:t>
      </w:r>
      <w:r w:rsidR="00C85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14600" cy="24524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122" cy="245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B6334E">
        <w:rPr>
          <w:rFonts w:ascii="Times New Roman" w:hAnsi="Times New Roman" w:cs="Times New Roman"/>
          <w:sz w:val="24"/>
          <w:szCs w:val="24"/>
        </w:rPr>
        <w:tab/>
      </w:r>
      <w:r w:rsidR="00B6334E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B633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60559" cy="2447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691" cy="245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4F3" w:rsidRDefault="00F634F3" w:rsidP="00837FA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DF0C2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E87F0C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absence of light</w:t>
      </w:r>
    </w:p>
    <w:p w:rsidR="00837FAE" w:rsidRPr="00837FAE" w:rsidRDefault="00837FAE" w:rsidP="00837FA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F0C2D" w:rsidRDefault="007E2E1A" w:rsidP="00C478C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EF42AF">
        <w:rPr>
          <w:rFonts w:ascii="Times New Roman" w:hAnsi="Times New Roman" w:cs="Times New Roman"/>
          <w:sz w:val="24"/>
          <w:szCs w:val="24"/>
        </w:rPr>
        <w:t>Fire</w:t>
      </w:r>
      <w:r w:rsidR="00613E90" w:rsidRPr="00EF42AF">
        <w:rPr>
          <w:rFonts w:ascii="Times New Roman" w:hAnsi="Times New Roman" w:cs="Times New Roman"/>
          <w:sz w:val="24"/>
          <w:szCs w:val="24"/>
        </w:rPr>
        <w:t xml:space="preserve"> </w:t>
      </w:r>
      <w:r w:rsidR="00FD2752">
        <w:rPr>
          <w:rFonts w:ascii="Times New Roman" w:hAnsi="Times New Roman" w:cs="Times New Roman"/>
          <w:sz w:val="24"/>
          <w:szCs w:val="24"/>
        </w:rPr>
        <w:t>B</w:t>
      </w:r>
      <w:r w:rsidRPr="00EF42AF">
        <w:rPr>
          <w:rFonts w:ascii="Times New Roman" w:hAnsi="Times New Roman" w:cs="Times New Roman"/>
          <w:sz w:val="24"/>
          <w:szCs w:val="24"/>
        </w:rPr>
        <w:t>ird V</w:t>
      </w:r>
      <w:r>
        <w:rPr>
          <w:rFonts w:ascii="Times New Roman" w:hAnsi="Times New Roman" w:cs="Times New Roman"/>
          <w:sz w:val="24"/>
          <w:szCs w:val="24"/>
        </w:rPr>
        <w:t>, a</w:t>
      </w:r>
      <w:r w:rsidR="005651E7" w:rsidRPr="007E2E1A">
        <w:rPr>
          <w:rFonts w:ascii="Times New Roman" w:hAnsi="Times New Roman" w:cs="Times New Roman"/>
          <w:sz w:val="24"/>
          <w:szCs w:val="24"/>
        </w:rPr>
        <w:t xml:space="preserve"> slotted encoder disc is</w:t>
      </w:r>
      <w:r w:rsidR="001E6055" w:rsidRPr="007E2E1A">
        <w:rPr>
          <w:rFonts w:ascii="Times New Roman" w:hAnsi="Times New Roman" w:cs="Times New Roman"/>
          <w:sz w:val="24"/>
          <w:szCs w:val="24"/>
        </w:rPr>
        <w:t xml:space="preserve"> mounted on the wheel, </w:t>
      </w:r>
      <w:r w:rsidR="005651E7" w:rsidRPr="007E2E1A">
        <w:rPr>
          <w:rFonts w:ascii="Times New Roman" w:hAnsi="Times New Roman" w:cs="Times New Roman"/>
          <w:sz w:val="24"/>
          <w:szCs w:val="24"/>
        </w:rPr>
        <w:t>placed in between the slot</w:t>
      </w:r>
      <w:r w:rsidR="00FD2752">
        <w:rPr>
          <w:rFonts w:ascii="Times New Roman" w:hAnsi="Times New Roman" w:cs="Times New Roman"/>
          <w:sz w:val="24"/>
          <w:szCs w:val="24"/>
        </w:rPr>
        <w:t xml:space="preserve"> of posit</w:t>
      </w:r>
      <w:r w:rsidR="008E2432">
        <w:rPr>
          <w:rFonts w:ascii="Times New Roman" w:hAnsi="Times New Roman" w:cs="Times New Roman"/>
          <w:sz w:val="24"/>
          <w:szCs w:val="24"/>
        </w:rPr>
        <w:t>ion encoder as shown in Figure 1</w:t>
      </w:r>
      <w:r w:rsidR="00FD2752">
        <w:rPr>
          <w:rFonts w:ascii="Times New Roman" w:hAnsi="Times New Roman" w:cs="Times New Roman"/>
          <w:sz w:val="24"/>
          <w:szCs w:val="24"/>
        </w:rPr>
        <w:t>.1</w:t>
      </w:r>
      <w:r w:rsidR="005651E7" w:rsidRPr="007E2E1A">
        <w:rPr>
          <w:rFonts w:ascii="Times New Roman" w:hAnsi="Times New Roman" w:cs="Times New Roman"/>
          <w:sz w:val="24"/>
          <w:szCs w:val="24"/>
        </w:rPr>
        <w:t xml:space="preserve">. When encoder disc rotates it cuts IR </w:t>
      </w:r>
      <w:r w:rsidR="00DF0C2D">
        <w:rPr>
          <w:rFonts w:ascii="Times New Roman" w:hAnsi="Times New Roman" w:cs="Times New Roman"/>
          <w:sz w:val="24"/>
          <w:szCs w:val="24"/>
        </w:rPr>
        <w:t>light</w:t>
      </w:r>
      <w:r w:rsidR="005651E7" w:rsidRPr="007E2E1A">
        <w:rPr>
          <w:rFonts w:ascii="Times New Roman" w:hAnsi="Times New Roman" w:cs="Times New Roman"/>
          <w:sz w:val="24"/>
          <w:szCs w:val="24"/>
        </w:rPr>
        <w:t xml:space="preserve"> alternately beca</w:t>
      </w:r>
      <w:r w:rsidR="008D03B4">
        <w:rPr>
          <w:rFonts w:ascii="Times New Roman" w:hAnsi="Times New Roman" w:cs="Times New Roman"/>
          <w:sz w:val="24"/>
          <w:szCs w:val="24"/>
        </w:rPr>
        <w:t>use of which photo transistor gets turn</w:t>
      </w:r>
      <w:r w:rsidR="002739D7">
        <w:rPr>
          <w:rFonts w:ascii="Times New Roman" w:hAnsi="Times New Roman" w:cs="Times New Roman"/>
          <w:sz w:val="24"/>
          <w:szCs w:val="24"/>
        </w:rPr>
        <w:t>ed</w:t>
      </w:r>
      <w:r w:rsidR="008D03B4">
        <w:rPr>
          <w:rFonts w:ascii="Times New Roman" w:hAnsi="Times New Roman" w:cs="Times New Roman"/>
          <w:sz w:val="24"/>
          <w:szCs w:val="24"/>
        </w:rPr>
        <w:t xml:space="preserve"> on and</w:t>
      </w:r>
      <w:r w:rsidR="00F634F3">
        <w:rPr>
          <w:rFonts w:ascii="Times New Roman" w:hAnsi="Times New Roman" w:cs="Times New Roman"/>
          <w:sz w:val="24"/>
          <w:szCs w:val="24"/>
        </w:rPr>
        <w:t xml:space="preserve"> off and we get logic 0 and 1 as</w:t>
      </w:r>
      <w:r w:rsidR="008D03B4">
        <w:rPr>
          <w:rFonts w:ascii="Times New Roman" w:hAnsi="Times New Roman" w:cs="Times New Roman"/>
          <w:sz w:val="24"/>
          <w:szCs w:val="24"/>
        </w:rPr>
        <w:t xml:space="preserve"> the output alternatively</w:t>
      </w:r>
      <w:r w:rsidR="007516DF" w:rsidRPr="00C478C1">
        <w:rPr>
          <w:rFonts w:ascii="Times New Roman" w:hAnsi="Times New Roman" w:cs="Times New Roman"/>
          <w:color w:val="000000"/>
        </w:rPr>
        <w:t>.</w:t>
      </w:r>
      <w:r w:rsidR="00DF0C2D" w:rsidRPr="00C478C1">
        <w:rPr>
          <w:rFonts w:ascii="Times New Roman" w:hAnsi="Times New Roman" w:cs="Times New Roman"/>
          <w:color w:val="000000"/>
        </w:rPr>
        <w:t xml:space="preserve"> </w:t>
      </w:r>
      <w:r w:rsidR="00F05689" w:rsidRPr="00133413">
        <w:rPr>
          <w:rFonts w:ascii="Times New Roman" w:hAnsi="Times New Roman" w:cs="Times New Roman"/>
          <w:sz w:val="24"/>
          <w:szCs w:val="24"/>
        </w:rPr>
        <w:t xml:space="preserve">The output generated will be </w:t>
      </w:r>
      <w:r w:rsidR="0052143A" w:rsidRPr="00133413">
        <w:rPr>
          <w:rFonts w:ascii="Times New Roman" w:hAnsi="Times New Roman" w:cs="Times New Roman"/>
          <w:sz w:val="24"/>
          <w:szCs w:val="24"/>
        </w:rPr>
        <w:t>a square wave signal also known as pulse train.</w:t>
      </w:r>
      <w:r w:rsidR="00133413">
        <w:rPr>
          <w:rFonts w:ascii="Times New Roman" w:hAnsi="Times New Roman" w:cs="Times New Roman"/>
          <w:sz w:val="24"/>
          <w:szCs w:val="24"/>
        </w:rPr>
        <w:t xml:space="preserve"> Refer to Figure </w:t>
      </w:r>
      <w:r w:rsidR="00B80217">
        <w:rPr>
          <w:rFonts w:ascii="Times New Roman" w:hAnsi="Times New Roman" w:cs="Times New Roman"/>
          <w:sz w:val="24"/>
          <w:szCs w:val="24"/>
        </w:rPr>
        <w:t>3</w:t>
      </w:r>
      <w:r w:rsidR="00133413">
        <w:rPr>
          <w:rFonts w:ascii="Times New Roman" w:hAnsi="Times New Roman" w:cs="Times New Roman"/>
          <w:sz w:val="24"/>
          <w:szCs w:val="24"/>
        </w:rPr>
        <w:t>.6</w:t>
      </w:r>
    </w:p>
    <w:p w:rsidR="00FD2752" w:rsidRDefault="00FD2752" w:rsidP="00C478C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D2752" w:rsidRDefault="00FD2752" w:rsidP="00FD2752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583815" cy="194564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52" w:rsidRPr="00FD2752" w:rsidRDefault="00FD2752" w:rsidP="00FD2752">
      <w:pPr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 w:rsidRPr="00FD2752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b/>
          <w:sz w:val="24"/>
          <w:szCs w:val="24"/>
        </w:rPr>
        <w:t>3</w:t>
      </w:r>
      <w:r w:rsidRPr="00FD2752">
        <w:rPr>
          <w:rFonts w:ascii="Times New Roman" w:hAnsi="Times New Roman" w:cs="Times New Roman"/>
          <w:b/>
          <w:sz w:val="24"/>
          <w:szCs w:val="24"/>
        </w:rPr>
        <w:t>.5: Slotted Encoder Disc</w:t>
      </w:r>
    </w:p>
    <w:p w:rsidR="00BD29FC" w:rsidRDefault="00BD29FC" w:rsidP="00C478C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743325" cy="1666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752" w:rsidRPr="00133413" w:rsidRDefault="00FD2752" w:rsidP="00C478C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33413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B80217">
        <w:rPr>
          <w:rFonts w:ascii="Times New Roman" w:hAnsi="Times New Roman" w:cs="Times New Roman"/>
          <w:b/>
          <w:sz w:val="24"/>
          <w:szCs w:val="24"/>
        </w:rPr>
        <w:t>3</w:t>
      </w:r>
      <w:r w:rsidRPr="00133413">
        <w:rPr>
          <w:rFonts w:ascii="Times New Roman" w:hAnsi="Times New Roman" w:cs="Times New Roman"/>
          <w:b/>
          <w:sz w:val="24"/>
          <w:szCs w:val="24"/>
        </w:rPr>
        <w:t>.6: Square Wave</w:t>
      </w:r>
    </w:p>
    <w:p w:rsidR="005651E7" w:rsidRDefault="005651E7" w:rsidP="005651E7">
      <w:pPr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5651E7" w:rsidRPr="00D731C2" w:rsidRDefault="005651E7" w:rsidP="005651E7">
      <w:pPr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5651E7" w:rsidRDefault="005651E7" w:rsidP="005651E7">
      <w:pPr>
        <w:jc w:val="both"/>
        <w:rPr>
          <w:rFonts w:ascii="Times New Roman" w:hAnsi="Times New Roman" w:cs="Times New Roman"/>
          <w:sz w:val="24"/>
          <w:szCs w:val="24"/>
        </w:rPr>
      </w:pPr>
      <w:r w:rsidRPr="00A21083">
        <w:rPr>
          <w:rFonts w:ascii="Times New Roman" w:hAnsi="Times New Roman" w:cs="Times New Roman"/>
          <w:b/>
          <w:sz w:val="24"/>
          <w:szCs w:val="24"/>
        </w:rPr>
        <w:t xml:space="preserve">Problem Statement: </w:t>
      </w:r>
      <w:r w:rsidRPr="00656F26">
        <w:rPr>
          <w:rFonts w:ascii="Times New Roman" w:hAnsi="Times New Roman" w:cs="Times New Roman"/>
          <w:sz w:val="24"/>
          <w:szCs w:val="24"/>
        </w:rPr>
        <w:t>Program the robot to move forward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56F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distance of </w:t>
      </w:r>
      <w:r w:rsidRPr="00656F26">
        <w:rPr>
          <w:rFonts w:ascii="Times New Roman" w:hAnsi="Times New Roman" w:cs="Times New Roman"/>
          <w:sz w:val="24"/>
          <w:szCs w:val="24"/>
        </w:rPr>
        <w:t>50cm.</w:t>
      </w:r>
    </w:p>
    <w:p w:rsidR="007516DF" w:rsidRDefault="005651E7" w:rsidP="005651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make robot move forward for particular distance, first we should know </w:t>
      </w:r>
    </w:p>
    <w:p w:rsidR="007516DF" w:rsidRDefault="005651E7" w:rsidP="005462D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16DF">
        <w:rPr>
          <w:rFonts w:ascii="Times New Roman" w:hAnsi="Times New Roman" w:cs="Times New Roman"/>
          <w:sz w:val="24"/>
          <w:szCs w:val="24"/>
        </w:rPr>
        <w:t xml:space="preserve">the distance </w:t>
      </w:r>
      <w:r w:rsidR="00020560" w:rsidRPr="007516DF">
        <w:rPr>
          <w:rFonts w:ascii="Times New Roman" w:hAnsi="Times New Roman" w:cs="Times New Roman"/>
          <w:sz w:val="24"/>
          <w:szCs w:val="24"/>
        </w:rPr>
        <w:t xml:space="preserve">to be </w:t>
      </w:r>
      <w:r w:rsidRPr="007516DF">
        <w:rPr>
          <w:rFonts w:ascii="Times New Roman" w:hAnsi="Times New Roman" w:cs="Times New Roman"/>
          <w:sz w:val="24"/>
          <w:szCs w:val="24"/>
        </w:rPr>
        <w:t>traversed by robot in each pulse</w:t>
      </w:r>
      <w:r w:rsidR="00A27C8D" w:rsidRPr="007516DF">
        <w:rPr>
          <w:rFonts w:ascii="Times New Roman" w:hAnsi="Times New Roman" w:cs="Times New Roman"/>
          <w:sz w:val="24"/>
          <w:szCs w:val="24"/>
        </w:rPr>
        <w:t xml:space="preserve"> and </w:t>
      </w:r>
    </w:p>
    <w:p w:rsidR="007516DF" w:rsidRDefault="000203E9" w:rsidP="005462D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Required pulse count i.e. </w:t>
      </w:r>
      <w:r w:rsidR="007516DF" w:rsidRPr="007516DF">
        <w:rPr>
          <w:rFonts w:ascii="Times New Roman" w:hAnsi="Times New Roman" w:cs="Times New Roman"/>
          <w:sz w:val="24"/>
          <w:szCs w:val="24"/>
        </w:rPr>
        <w:t xml:space="preserve">the </w:t>
      </w:r>
      <w:r w:rsidR="00A27C8D" w:rsidRPr="007516DF">
        <w:rPr>
          <w:rFonts w:ascii="Times New Roman" w:hAnsi="Times New Roman" w:cs="Times New Roman"/>
          <w:sz w:val="24"/>
          <w:szCs w:val="24"/>
        </w:rPr>
        <w:t xml:space="preserve">number of </w:t>
      </w:r>
      <w:r w:rsidR="00F809DC">
        <w:rPr>
          <w:rFonts w:ascii="Times New Roman" w:hAnsi="Times New Roman" w:cs="Times New Roman"/>
          <w:sz w:val="24"/>
          <w:szCs w:val="24"/>
        </w:rPr>
        <w:t>pulses</w:t>
      </w:r>
      <w:r w:rsidR="00A27C8D" w:rsidRPr="007516DF">
        <w:rPr>
          <w:rFonts w:ascii="Times New Roman" w:hAnsi="Times New Roman" w:cs="Times New Roman"/>
          <w:sz w:val="24"/>
          <w:szCs w:val="24"/>
        </w:rPr>
        <w:t xml:space="preserve"> </w:t>
      </w:r>
      <w:r w:rsidR="007516DF" w:rsidRPr="007516DF">
        <w:rPr>
          <w:rFonts w:ascii="Times New Roman" w:hAnsi="Times New Roman" w:cs="Times New Roman"/>
          <w:sz w:val="24"/>
          <w:szCs w:val="24"/>
        </w:rPr>
        <w:t>required for robot to move</w:t>
      </w:r>
      <w:r w:rsidR="00F809DC">
        <w:rPr>
          <w:rFonts w:ascii="Times New Roman" w:hAnsi="Times New Roman" w:cs="Times New Roman"/>
          <w:sz w:val="24"/>
          <w:szCs w:val="24"/>
        </w:rPr>
        <w:t xml:space="preserve"> a specified distance</w:t>
      </w:r>
      <w:r w:rsidR="00A27C8D" w:rsidRPr="007516DF">
        <w:rPr>
          <w:rFonts w:ascii="Times New Roman" w:hAnsi="Times New Roman" w:cs="Times New Roman"/>
          <w:sz w:val="24"/>
          <w:szCs w:val="24"/>
        </w:rPr>
        <w:t>.</w:t>
      </w:r>
      <w:r w:rsidR="007516DF" w:rsidRPr="007516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3413" w:rsidRDefault="00133413" w:rsidP="0013341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5651E7" w:rsidRPr="00656F26" w:rsidRDefault="00966411" w:rsidP="005651E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 calculate</w:t>
      </w:r>
      <w:r w:rsidR="00A43334">
        <w:rPr>
          <w:rFonts w:ascii="Times New Roman" w:hAnsi="Times New Roman" w:cs="Times New Roman"/>
          <w:b/>
          <w:bCs/>
          <w:sz w:val="24"/>
          <w:szCs w:val="24"/>
        </w:rPr>
        <w:t xml:space="preserve"> the distance traversed 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each pulse</w:t>
      </w:r>
      <w:r w:rsidR="00A43334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we should know the following parameters:</w:t>
      </w:r>
    </w:p>
    <w:p w:rsidR="00966411" w:rsidRDefault="00966411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966411" w:rsidRDefault="00966411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D</w:t>
      </w:r>
      <w:r w:rsidR="005651E7" w:rsidRPr="00966411">
        <w:rPr>
          <w:rFonts w:ascii="Times New Roman" w:eastAsia="TimesNewRomanPSMT" w:hAnsi="Times New Roman" w:cs="Times New Roman"/>
          <w:sz w:val="24"/>
          <w:szCs w:val="24"/>
        </w:rPr>
        <w:t>iameter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of the wheel</w:t>
      </w:r>
      <w:r w:rsidR="005651E7" w:rsidRPr="00966411">
        <w:rPr>
          <w:rFonts w:ascii="Times New Roman" w:eastAsia="TimesNewRomanPSMT" w:hAnsi="Times New Roman" w:cs="Times New Roman"/>
          <w:sz w:val="24"/>
          <w:szCs w:val="24"/>
        </w:rPr>
        <w:t>: 5.1cm</w:t>
      </w:r>
    </w:p>
    <w:p w:rsidR="005651E7" w:rsidRPr="00966411" w:rsidRDefault="00966411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C</w:t>
      </w:r>
      <w:r w:rsidR="005651E7" w:rsidRPr="00966411">
        <w:rPr>
          <w:rFonts w:ascii="Times New Roman" w:eastAsia="TimesNewRomanPSMT" w:hAnsi="Times New Roman" w:cs="Times New Roman"/>
          <w:sz w:val="24"/>
          <w:szCs w:val="24"/>
        </w:rPr>
        <w:t>ircumference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of the wheel</w:t>
      </w:r>
      <w:r w:rsidR="005651E7" w:rsidRPr="00966411">
        <w:rPr>
          <w:rFonts w:ascii="Times New Roman" w:eastAsia="TimesNewRomanPSMT" w:hAnsi="Times New Roman" w:cs="Times New Roman"/>
          <w:sz w:val="24"/>
          <w:szCs w:val="24"/>
        </w:rPr>
        <w:t>: 5.1cm * 3.14 = 16.014cm = 160.14mm</w:t>
      </w:r>
    </w:p>
    <w:p w:rsidR="005651E7" w:rsidRPr="00966411" w:rsidRDefault="005651E7" w:rsidP="005651E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66411">
        <w:rPr>
          <w:rFonts w:ascii="Times New Roman" w:eastAsia="TimesNewRomanPSMT" w:hAnsi="Times New Roman" w:cs="Times New Roman"/>
          <w:sz w:val="24"/>
          <w:szCs w:val="24"/>
        </w:rPr>
        <w:t>Number slots on the encoder disc: 30</w:t>
      </w:r>
    </w:p>
    <w:p w:rsidR="00966411" w:rsidRDefault="00966411" w:rsidP="005651E7">
      <w:pPr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020560" w:rsidRDefault="00966411" w:rsidP="00020560">
      <w:pPr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The d</w:t>
      </w:r>
      <w:r w:rsidRPr="00966411">
        <w:rPr>
          <w:rFonts w:ascii="Times New Roman" w:eastAsia="TimesNewRomanPSMT" w:hAnsi="Times New Roman" w:cs="Times New Roman"/>
          <w:sz w:val="24"/>
          <w:szCs w:val="24"/>
        </w:rPr>
        <w:t>istance traversed by robot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will be: </w:t>
      </w:r>
      <w:r w:rsidR="0049517E">
        <w:rPr>
          <w:rFonts w:ascii="Times New Roman" w:eastAsia="TimesNewRomanPSMT" w:hAnsi="Times New Roman" w:cs="Times New Roman"/>
          <w:sz w:val="24"/>
          <w:szCs w:val="24"/>
        </w:rPr>
        <w:t>Circumference of wheel</w:t>
      </w:r>
      <w:r w:rsidR="00020560">
        <w:rPr>
          <w:rFonts w:ascii="Times New Roman" w:eastAsia="TimesNewRomanPSMT" w:hAnsi="Times New Roman" w:cs="Times New Roman"/>
          <w:sz w:val="24"/>
          <w:szCs w:val="24"/>
        </w:rPr>
        <w:t xml:space="preserve"> / Number of slots on the</w:t>
      </w:r>
    </w:p>
    <w:p w:rsidR="00020560" w:rsidRDefault="00020560" w:rsidP="00020560">
      <w:pPr>
        <w:spacing w:after="0"/>
        <w:ind w:left="360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eastAsia="TimesNewRomanPSMT" w:hAnsi="Times New Roman" w:cs="Times New Roman"/>
          <w:sz w:val="24"/>
          <w:szCs w:val="24"/>
        </w:rPr>
        <w:t>encoder</w:t>
      </w:r>
      <w:proofErr w:type="gramEnd"/>
      <w:r>
        <w:rPr>
          <w:rFonts w:ascii="Times New Roman" w:eastAsia="TimesNewRomanPSMT" w:hAnsi="Times New Roman" w:cs="Times New Roman"/>
          <w:sz w:val="24"/>
          <w:szCs w:val="24"/>
        </w:rPr>
        <w:t xml:space="preserve"> disc </w:t>
      </w:r>
    </w:p>
    <w:p w:rsidR="00837FAE" w:rsidRDefault="00837FAE" w:rsidP="00837FAE">
      <w:pPr>
        <w:pStyle w:val="ListParagraph"/>
        <w:spacing w:after="0"/>
        <w:ind w:left="396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5651E7" w:rsidRPr="00020560" w:rsidRDefault="00966411" w:rsidP="005462DF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20560">
        <w:rPr>
          <w:rFonts w:ascii="Times New Roman" w:eastAsia="TimesNewRomanPSMT" w:hAnsi="Times New Roman" w:cs="Times New Roman"/>
          <w:sz w:val="24"/>
          <w:szCs w:val="24"/>
        </w:rPr>
        <w:t>160</w:t>
      </w:r>
      <w:r w:rsidR="005651E7" w:rsidRPr="00020560">
        <w:rPr>
          <w:rFonts w:ascii="Times New Roman" w:eastAsia="TimesNewRomanPSMT" w:hAnsi="Times New Roman" w:cs="Times New Roman"/>
          <w:sz w:val="24"/>
          <w:szCs w:val="24"/>
        </w:rPr>
        <w:t>.</w:t>
      </w:r>
      <w:r w:rsidRPr="00020560">
        <w:rPr>
          <w:rFonts w:ascii="Times New Roman" w:eastAsia="TimesNewRomanPSMT" w:hAnsi="Times New Roman" w:cs="Times New Roman"/>
          <w:sz w:val="24"/>
          <w:szCs w:val="24"/>
        </w:rPr>
        <w:t>14</w:t>
      </w:r>
      <w:r w:rsidR="005651E7" w:rsidRPr="00020560">
        <w:rPr>
          <w:rFonts w:ascii="Times New Roman" w:eastAsia="TimesNewRomanPSMT" w:hAnsi="Times New Roman" w:cs="Times New Roman"/>
          <w:sz w:val="24"/>
          <w:szCs w:val="24"/>
        </w:rPr>
        <w:t xml:space="preserve"> mm / 30 = 5.338mm / pulse.</w:t>
      </w:r>
    </w:p>
    <w:p w:rsidR="005651E7" w:rsidRDefault="005651E7" w:rsidP="005651E7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highlight w:val="yellow"/>
        </w:rPr>
      </w:pPr>
    </w:p>
    <w:p w:rsidR="000203E9" w:rsidRPr="000203E9" w:rsidRDefault="000203E9" w:rsidP="005651E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03E9">
        <w:rPr>
          <w:rFonts w:ascii="Times New Roman" w:hAnsi="Times New Roman" w:cs="Times New Roman"/>
          <w:b/>
          <w:bCs/>
          <w:sz w:val="24"/>
          <w:szCs w:val="24"/>
        </w:rPr>
        <w:t>Therefore,</w:t>
      </w:r>
    </w:p>
    <w:p w:rsidR="000203E9" w:rsidRDefault="007516DF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="005651E7" w:rsidRPr="003D210F">
        <w:rPr>
          <w:rFonts w:ascii="Times New Roman" w:hAnsi="Times New Roman" w:cs="Times New Roman"/>
          <w:b/>
          <w:sz w:val="24"/>
          <w:szCs w:val="24"/>
        </w:rPr>
        <w:t xml:space="preserve">equired </w:t>
      </w:r>
      <w:r w:rsidR="000203E9">
        <w:rPr>
          <w:rFonts w:ascii="Times New Roman" w:hAnsi="Times New Roman" w:cs="Times New Roman"/>
          <w:b/>
          <w:sz w:val="24"/>
          <w:szCs w:val="24"/>
        </w:rPr>
        <w:t>pulse</w:t>
      </w:r>
      <w:r w:rsidR="005651E7" w:rsidRPr="003D210F">
        <w:rPr>
          <w:rFonts w:ascii="Times New Roman" w:hAnsi="Times New Roman" w:cs="Times New Roman"/>
          <w:b/>
          <w:sz w:val="24"/>
          <w:szCs w:val="24"/>
        </w:rPr>
        <w:t xml:space="preserve"> count = Distance to be moved / Distance traversed by robot in each pulse.</w:t>
      </w:r>
    </w:p>
    <w:p w:rsidR="00294C20" w:rsidRDefault="005651E7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Hence, for 50cm</w:t>
      </w:r>
      <w:r w:rsidR="000203E9">
        <w:rPr>
          <w:rFonts w:ascii="Times New Roman" w:hAnsi="Times New Roman" w:cs="Times New Roman"/>
          <w:b/>
          <w:sz w:val="24"/>
          <w:szCs w:val="24"/>
        </w:rPr>
        <w:t xml:space="preserve"> distance,</w:t>
      </w:r>
      <w:r>
        <w:rPr>
          <w:rFonts w:ascii="Times New Roman" w:hAnsi="Times New Roman" w:cs="Times New Roman"/>
          <w:b/>
          <w:sz w:val="24"/>
          <w:szCs w:val="24"/>
        </w:rPr>
        <w:t xml:space="preserve"> the required </w:t>
      </w:r>
      <w:r w:rsidR="000203E9">
        <w:rPr>
          <w:rFonts w:ascii="Times New Roman" w:hAnsi="Times New Roman" w:cs="Times New Roman"/>
          <w:b/>
          <w:sz w:val="24"/>
          <w:szCs w:val="24"/>
        </w:rPr>
        <w:t>pulse</w:t>
      </w:r>
      <w:r>
        <w:rPr>
          <w:rFonts w:ascii="Times New Roman" w:hAnsi="Times New Roman" w:cs="Times New Roman"/>
          <w:b/>
          <w:sz w:val="24"/>
          <w:szCs w:val="24"/>
        </w:rPr>
        <w:t xml:space="preserve"> count = 50*10^1 / 5.338</w:t>
      </w:r>
    </w:p>
    <w:p w:rsidR="005F1398" w:rsidRDefault="005F1398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651E7" w:rsidRDefault="005651E7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Algorithm:</w:t>
      </w:r>
    </w:p>
    <w:p w:rsidR="005651E7" w:rsidRPr="006F4BBF" w:rsidRDefault="005651E7" w:rsidP="005462D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4BBF">
        <w:rPr>
          <w:rFonts w:ascii="Times New Roman" w:hAnsi="Times New Roman" w:cs="Times New Roman"/>
          <w:bCs/>
          <w:sz w:val="24"/>
          <w:szCs w:val="24"/>
        </w:rPr>
        <w:t>Start</w:t>
      </w:r>
    </w:p>
    <w:p w:rsidR="005651E7" w:rsidRPr="006F4BBF" w:rsidRDefault="005651E7" w:rsidP="005462D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4BBF">
        <w:rPr>
          <w:rFonts w:ascii="Times New Roman" w:hAnsi="Times New Roman" w:cs="Times New Roman"/>
          <w:bCs/>
          <w:sz w:val="24"/>
          <w:szCs w:val="24"/>
        </w:rPr>
        <w:t xml:space="preserve">Calculate the required </w:t>
      </w:r>
      <w:r w:rsidR="000203E9">
        <w:rPr>
          <w:rFonts w:ascii="Times New Roman" w:hAnsi="Times New Roman" w:cs="Times New Roman"/>
          <w:bCs/>
          <w:sz w:val="24"/>
          <w:szCs w:val="24"/>
        </w:rPr>
        <w:t>pulse</w:t>
      </w:r>
      <w:r w:rsidRPr="006F4BBF">
        <w:rPr>
          <w:rFonts w:ascii="Times New Roman" w:hAnsi="Times New Roman" w:cs="Times New Roman"/>
          <w:bCs/>
          <w:sz w:val="24"/>
          <w:szCs w:val="24"/>
        </w:rPr>
        <w:t xml:space="preserve"> count to move robot </w:t>
      </w:r>
      <w:r>
        <w:rPr>
          <w:rFonts w:ascii="Times New Roman" w:hAnsi="Times New Roman" w:cs="Times New Roman"/>
          <w:bCs/>
          <w:sz w:val="24"/>
          <w:szCs w:val="24"/>
        </w:rPr>
        <w:t>5</w:t>
      </w:r>
      <w:r w:rsidRPr="006F4BBF">
        <w:rPr>
          <w:rFonts w:ascii="Times New Roman" w:hAnsi="Times New Roman" w:cs="Times New Roman"/>
          <w:bCs/>
          <w:sz w:val="24"/>
          <w:szCs w:val="24"/>
        </w:rPr>
        <w:t xml:space="preserve">0cm </w:t>
      </w:r>
      <w:r>
        <w:rPr>
          <w:rFonts w:ascii="Times New Roman" w:hAnsi="Times New Roman" w:cs="Times New Roman"/>
          <w:bCs/>
          <w:sz w:val="24"/>
          <w:szCs w:val="24"/>
        </w:rPr>
        <w:t>as shown above.</w:t>
      </w:r>
    </w:p>
    <w:p w:rsidR="005651E7" w:rsidRPr="006F4BBF" w:rsidRDefault="005651E7" w:rsidP="005462D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4BBF">
        <w:rPr>
          <w:rFonts w:ascii="Times New Roman" w:hAnsi="Times New Roman" w:cs="Times New Roman"/>
          <w:bCs/>
          <w:sz w:val="24"/>
          <w:szCs w:val="24"/>
        </w:rPr>
        <w:t xml:space="preserve">Move robot forward </w:t>
      </w:r>
    </w:p>
    <w:p w:rsidR="005651E7" w:rsidRDefault="005651E7" w:rsidP="005462D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4BBF">
        <w:rPr>
          <w:rFonts w:ascii="Times New Roman" w:hAnsi="Times New Roman" w:cs="Times New Roman"/>
          <w:bCs/>
          <w:sz w:val="24"/>
          <w:szCs w:val="24"/>
        </w:rPr>
        <w:t xml:space="preserve">Check the current </w:t>
      </w:r>
      <w:r w:rsidR="000203E9">
        <w:rPr>
          <w:rFonts w:ascii="Times New Roman" w:hAnsi="Times New Roman" w:cs="Times New Roman"/>
          <w:bCs/>
          <w:sz w:val="24"/>
          <w:szCs w:val="24"/>
        </w:rPr>
        <w:t>pulse</w:t>
      </w:r>
      <w:r w:rsidRPr="006F4BBF">
        <w:rPr>
          <w:rFonts w:ascii="Times New Roman" w:hAnsi="Times New Roman" w:cs="Times New Roman"/>
          <w:bCs/>
          <w:sz w:val="24"/>
          <w:szCs w:val="24"/>
        </w:rPr>
        <w:t xml:space="preserve"> count</w:t>
      </w:r>
    </w:p>
    <w:p w:rsidR="005651E7" w:rsidRPr="002A4ADE" w:rsidRDefault="005651E7" w:rsidP="005651E7">
      <w:pPr>
        <w:pStyle w:val="ListParagraph"/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A4AD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2A4ADE">
        <w:rPr>
          <w:rFonts w:ascii="Times New Roman" w:hAnsi="Times New Roman" w:cs="Times New Roman"/>
          <w:bCs/>
          <w:sz w:val="24"/>
          <w:szCs w:val="24"/>
        </w:rPr>
        <w:t xml:space="preserve">. If it is equal to the required </w:t>
      </w:r>
      <w:r w:rsidR="000203E9">
        <w:rPr>
          <w:rFonts w:ascii="Times New Roman" w:hAnsi="Times New Roman" w:cs="Times New Roman"/>
          <w:bCs/>
          <w:sz w:val="24"/>
          <w:szCs w:val="24"/>
        </w:rPr>
        <w:t>pulse</w:t>
      </w:r>
      <w:r w:rsidRPr="002A4ADE">
        <w:rPr>
          <w:rFonts w:ascii="Times New Roman" w:hAnsi="Times New Roman" w:cs="Times New Roman"/>
          <w:bCs/>
          <w:sz w:val="24"/>
          <w:szCs w:val="24"/>
        </w:rPr>
        <w:t xml:space="preserve"> count go to </w:t>
      </w:r>
      <w:r w:rsidRPr="003D210F">
        <w:rPr>
          <w:rFonts w:ascii="Times New Roman" w:hAnsi="Times New Roman" w:cs="Times New Roman"/>
          <w:bCs/>
          <w:sz w:val="24"/>
          <w:szCs w:val="24"/>
        </w:rPr>
        <w:t>step 5.</w:t>
      </w:r>
      <w:r w:rsidRPr="002A4AD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5651E7" w:rsidRDefault="005651E7" w:rsidP="005651E7">
      <w:pPr>
        <w:pStyle w:val="ListParagraph"/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A4ADE">
        <w:rPr>
          <w:rFonts w:ascii="Times New Roman" w:hAnsi="Times New Roman" w:cs="Times New Roman"/>
          <w:bCs/>
          <w:sz w:val="24"/>
          <w:szCs w:val="24"/>
        </w:rPr>
        <w:t>ii. If not then go to step 4.</w:t>
      </w:r>
    </w:p>
    <w:p w:rsidR="005651E7" w:rsidRPr="002A4ADE" w:rsidRDefault="005651E7" w:rsidP="005462D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A4ADE">
        <w:rPr>
          <w:rFonts w:ascii="Times New Roman" w:hAnsi="Times New Roman" w:cs="Times New Roman"/>
          <w:bCs/>
          <w:sz w:val="24"/>
          <w:szCs w:val="24"/>
        </w:rPr>
        <w:t>Stop.</w:t>
      </w:r>
    </w:p>
    <w:p w:rsidR="005651E7" w:rsidRDefault="005651E7" w:rsidP="005651E7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651E7" w:rsidRDefault="005651E7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Extension:</w:t>
      </w:r>
    </w:p>
    <w:p w:rsidR="007516DF" w:rsidRPr="007516DF" w:rsidRDefault="007516DF" w:rsidP="005651E7">
      <w:pPr>
        <w:jc w:val="both"/>
        <w:rPr>
          <w:rFonts w:ascii="Times New Roman" w:hAnsi="Times New Roman" w:cs="Times New Roman"/>
          <w:sz w:val="24"/>
          <w:szCs w:val="24"/>
        </w:rPr>
      </w:pPr>
      <w:r w:rsidRPr="007516DF">
        <w:rPr>
          <w:rFonts w:ascii="Times New Roman" w:hAnsi="Times New Roman" w:cs="Times New Roman"/>
          <w:sz w:val="24"/>
          <w:szCs w:val="24"/>
        </w:rPr>
        <w:t xml:space="preserve">Program the robot to take turn of 90 degrees. </w:t>
      </w:r>
    </w:p>
    <w:p w:rsidR="008E2432" w:rsidRDefault="005651E7" w:rsidP="005651E7">
      <w:pPr>
        <w:jc w:val="both"/>
        <w:rPr>
          <w:rFonts w:ascii="Times New Roman" w:hAnsi="Times New Roman" w:cs="Times New Roman"/>
          <w:sz w:val="24"/>
          <w:szCs w:val="24"/>
        </w:rPr>
      </w:pPr>
      <w:r w:rsidRPr="00656F26">
        <w:rPr>
          <w:rFonts w:ascii="Times New Roman" w:hAnsi="Times New Roman" w:cs="Times New Roman"/>
          <w:sz w:val="24"/>
          <w:szCs w:val="24"/>
        </w:rPr>
        <w:t>Program the</w:t>
      </w:r>
      <w:r w:rsidR="008E2432">
        <w:rPr>
          <w:rFonts w:ascii="Times New Roman" w:hAnsi="Times New Roman" w:cs="Times New Roman"/>
          <w:sz w:val="24"/>
          <w:szCs w:val="24"/>
        </w:rPr>
        <w:t xml:space="preserve"> robot to trace square of side 4</w:t>
      </w:r>
      <w:r w:rsidRPr="00656F26">
        <w:rPr>
          <w:rFonts w:ascii="Times New Roman" w:hAnsi="Times New Roman" w:cs="Times New Roman"/>
          <w:sz w:val="24"/>
          <w:szCs w:val="24"/>
        </w:rPr>
        <w:t xml:space="preserve">0cm using </w:t>
      </w:r>
      <w:r w:rsidR="008E2432">
        <w:rPr>
          <w:rFonts w:ascii="Times New Roman" w:hAnsi="Times New Roman" w:cs="Times New Roman"/>
          <w:sz w:val="24"/>
          <w:szCs w:val="24"/>
        </w:rPr>
        <w:t>position encoder.</w:t>
      </w:r>
    </w:p>
    <w:p w:rsidR="005F1398" w:rsidRDefault="005651E7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139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651E7" w:rsidRPr="005F1398" w:rsidRDefault="005F1398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F1398">
        <w:rPr>
          <w:rFonts w:ascii="Times New Roman" w:hAnsi="Times New Roman" w:cs="Times New Roman"/>
          <w:b/>
          <w:sz w:val="24"/>
          <w:szCs w:val="24"/>
        </w:rPr>
        <w:t>Note: For more details, you can refer to 8051 Hardware manual section 3.7</w:t>
      </w:r>
      <w:r w:rsidRPr="005F1398">
        <w:rPr>
          <w:rFonts w:ascii="Times New Roman" w:hAnsi="Times New Roman" w:cs="Times New Roman"/>
          <w:sz w:val="24"/>
          <w:szCs w:val="24"/>
        </w:rPr>
        <w:t>.</w:t>
      </w:r>
      <w:r w:rsidR="005651E7">
        <w:rPr>
          <w:rFonts w:ascii="Times New Roman" w:hAnsi="Times New Roman" w:cs="Times New Roman"/>
          <w:sz w:val="24"/>
          <w:szCs w:val="24"/>
        </w:rPr>
        <w:t xml:space="preserve">                     </w:t>
      </w:r>
    </w:p>
    <w:p w:rsidR="005651E7" w:rsidRDefault="005651E7" w:rsidP="005651E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21083">
        <w:rPr>
          <w:rFonts w:ascii="Times New Roman" w:hAnsi="Times New Roman" w:cs="Times New Roman"/>
          <w:b/>
          <w:sz w:val="24"/>
          <w:szCs w:val="24"/>
        </w:rPr>
        <w:t>Evaluation/Conclusion:</w:t>
      </w:r>
    </w:p>
    <w:p w:rsidR="00B679C9" w:rsidRPr="008F33D2" w:rsidRDefault="00B679C9" w:rsidP="008F33D2">
      <w:pPr>
        <w:rPr>
          <w:rFonts w:ascii="Times New Roman" w:hAnsi="Times New Roman" w:cs="Times New Roman"/>
          <w:b/>
          <w:sz w:val="24"/>
          <w:szCs w:val="24"/>
        </w:rPr>
      </w:pPr>
    </w:p>
    <w:sectPr w:rsidR="00B679C9" w:rsidRPr="008F33D2" w:rsidSect="009D2DD0">
      <w:headerReference w:type="even" r:id="rId26"/>
      <w:headerReference w:type="default" r:id="rId27"/>
      <w:footerReference w:type="default" r:id="rId28"/>
      <w:headerReference w:type="first" r:id="rId29"/>
      <w:pgSz w:w="12240" w:h="15840"/>
      <w:pgMar w:top="1345" w:right="1440" w:bottom="1440" w:left="1440" w:header="720" w:footer="43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0FEF" w:rsidRDefault="00210FEF" w:rsidP="00326E4B">
      <w:pPr>
        <w:spacing w:after="0" w:line="240" w:lineRule="auto"/>
      </w:pPr>
      <w:r>
        <w:separator/>
      </w:r>
    </w:p>
  </w:endnote>
  <w:endnote w:type="continuationSeparator" w:id="0">
    <w:p w:rsidR="00210FEF" w:rsidRDefault="00210FEF" w:rsidP="00326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tellar">
    <w:altName w:val="Helvetica Neue Light"/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MSS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hiller">
    <w:altName w:val="Gabriola"/>
    <w:panose1 w:val="040204040310070206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A13" w:rsidRDefault="00F71A13">
    <w:pPr>
      <w:pStyle w:val="Footer"/>
    </w:pPr>
    <w:r>
      <w:rPr>
        <w:noProof/>
      </w:rPr>
      <w:pict>
        <v:rect id="Rectangle 3" o:spid="_x0000_s2076" style="position:absolute;margin-left:6.75pt;margin-top:638.25pt;width:64.8pt;height:34.15pt;z-index:251672576;visibility:visible;mso-width-percent:900;mso-position-horizontal-relative:right-margin-area;mso-position-vertical-relative:margin;mso-width-percent:900;mso-width-relative:right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" o:allowincell="f" stroked="f">
          <v:textbox style="mso-fit-shape-to-text:t" inset="0,,0">
            <w:txbxContent>
              <w:p w:rsidR="00F71A13" w:rsidRDefault="00F71A13">
                <w:pPr>
                  <w:pBdr>
                    <w:top w:val="single" w:sz="4" w:space="1" w:color="D8D8D8" w:themeColor="background1" w:themeShade="D8"/>
                  </w:pBdr>
                </w:pPr>
                <w:r>
                  <w:t xml:space="preserve">Page | </w:t>
                </w: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 w:rsidR="0078492F">
                  <w:rPr>
                    <w:noProof/>
                  </w:rPr>
                  <w:t>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rect>
      </w:pict>
    </w:r>
    <w:r>
      <w:rPr>
        <w:noProof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-501650</wp:posOffset>
          </wp:positionH>
          <wp:positionV relativeFrom="paragraph">
            <wp:posOffset>-238760</wp:posOffset>
          </wp:positionV>
          <wp:extent cx="469265" cy="484505"/>
          <wp:effectExtent l="0" t="0" r="0" b="0"/>
          <wp:wrapSquare wrapText="bothSides"/>
          <wp:docPr id="10" name="Picture 2" descr="C:\Documents and Settings\Shandilya\Desktop\Robo-Kit\iitb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handilya\Desktop\Robo-Kit\iitb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bright="65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9265" cy="4845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type id="_x0000_t64" coordsize="21600,21600" o:spt="64" adj="2809,10800" path="m@28@0c@27@1@26@3@25@0l@21@4c@22@5@23@6@24@4xe">
          <v:formulas>
            <v:f eqn="val #0"/>
            <v:f eqn="prod @0 41 9"/>
            <v:f eqn="prod @0 23 9"/>
            <v:f eqn="sum 0 0 @2"/>
            <v:f eqn="sum 21600 0 #0"/>
            <v:f eqn="sum 21600 0 @1"/>
            <v:f eqn="sum 21600 0 @3"/>
            <v:f eqn="sum #1 0 10800"/>
            <v:f eqn="sum 21600 0 #1"/>
            <v:f eqn="prod @8 2 3"/>
            <v:f eqn="prod @8 4 3"/>
            <v:f eqn="prod @8 2 1"/>
            <v:f eqn="sum 21600 0 @9"/>
            <v:f eqn="sum 21600 0 @10"/>
            <v:f eqn="sum 21600 0 @11"/>
            <v:f eqn="prod #1 2 3"/>
            <v:f eqn="prod #1 4 3"/>
            <v:f eqn="prod #1 2 1"/>
            <v:f eqn="sum 21600 0 @15"/>
            <v:f eqn="sum 21600 0 @16"/>
            <v:f eqn="sum 21600 0 @17"/>
            <v:f eqn="if @7 @14 0"/>
            <v:f eqn="if @7 @13 @15"/>
            <v:f eqn="if @7 @12 @16"/>
            <v:f eqn="if @7 21600 @17"/>
            <v:f eqn="if @7 0 @20"/>
            <v:f eqn="if @7 @9 @19"/>
            <v:f eqn="if @7 @10 @18"/>
            <v:f eqn="if @7 @11 21600"/>
            <v:f eqn="sum @24 0 @21"/>
            <v:f eqn="sum @4 0 @0"/>
            <v:f eqn="max @21 @25"/>
            <v:f eqn="min @24 @28"/>
            <v:f eqn="prod @0 2 1"/>
            <v:f eqn="sum 21600 0 @33"/>
            <v:f eqn="mid @26 @27"/>
            <v:f eqn="mid @24 @28"/>
            <v:f eqn="mid @22 @23"/>
            <v:f eqn="mid @21 @25"/>
          </v:formulas>
          <v:path o:connecttype="custom" o:connectlocs="@35,@0;@38,10800;@37,@4;@36,10800" o:connectangles="270,180,90,0" textboxrect="@31,@33,@32,@34"/>
          <v:handles>
            <v:h position="topLeft,#0" yrange="0,4459"/>
            <v:h position="#1,bottomRight" xrange="8640,12960"/>
          </v:handles>
        </v:shapetype>
        <v:shape id="AutoShape 55" o:spid="_x0000_s2075" type="#_x0000_t64" style="position:absolute;margin-left:-74.5pt;margin-top:-32.05pt;width:631.55pt;height:97.2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" adj=",10781" fillcolor="black" strokecolor="#f2f2f2" strokeweight="3pt">
          <v:shadow on="t" color="#7f7f7f" opacity=".5" offset="1pt,.74831mm"/>
          <v:textbox>
            <w:txbxContent>
              <w:p w:rsidR="00F71A13" w:rsidRDefault="00F71A13" w:rsidP="00256964">
                <w:pPr>
                  <w:ind w:left="450" w:right="195"/>
                </w:pPr>
                <w:r>
                  <w:tab/>
                </w:r>
                <w:r>
                  <w:tab/>
                </w:r>
                <w:r>
                  <w:tab/>
                </w:r>
                <w:r>
                  <w:tab/>
                </w:r>
                <w:r>
                  <w:tab/>
                </w:r>
                <w:r>
                  <w:tab/>
                </w:r>
                <w:r>
                  <w:tab/>
                </w:r>
                <w:r>
                  <w:tab/>
                </w:r>
                <w:r>
                  <w:tab/>
                </w:r>
              </w:p>
            </w:txbxContent>
          </v:textbox>
        </v:shape>
      </w:pict>
    </w:r>
    <w:r>
      <w:rPr>
        <w:noProof/>
      </w:rPr>
      <w:pict>
        <v:group id="Group 59" o:spid="_x0000_s2072" style="position:absolute;margin-left:328.1pt;margin-top:-11.65pt;width:173.35pt;height:42.35pt;z-index:251663360;mso-position-horizontal-relative:text;mso-position-vertical-relative:text" coordorigin="9901,11496" coordsize="2362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">
          <v:shapetype id="_x0000_t202" coordsize="21600,21600" o:spt="202" path="m,l,21600r21600,l21600,xe">
            <v:stroke joinstyle="miter"/>
            <v:path gradientshapeok="t" o:connecttype="rect"/>
          </v:shapetype>
          <v:shape id="Text Box 60" o:spid="_x0000_s2074" type="#_x0000_t202" style="position:absolute;left:10510;top:11739;width:1753;height:4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rXMMA&#10;AADbAAAADwAAAGRycy9kb3ducmV2LnhtbESPQYvCMBCF7wv+hzCCl0VThZVSjSKioKALW/U+NmNb&#10;bSalidr992ZB2NsM78373kznranEgxpXWlYwHEQgiDOrS84VHA/rfgzCeWSNlWVS8EsO5rPOxxQT&#10;bZ/8Q4/U5yKEsEtQQeF9nUjpsoIMuoGtiYN2sY1BH9Yml7rBZwg3lRxF0VgaLDkQCqxpWVB2S+8m&#10;cFdtXJ/Ou+V1m36er6NvLvcxK9XrtosJCE+t/ze/rzc61P+Cv1/CAH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CrXMMAAADbAAAADwAAAAAAAAAAAAAAAACYAgAAZHJzL2Rv&#10;d25yZXYueG1sUEsFBgAAAAAEAAQA9QAAAIgDAAAAAA==&#10;" stroked="f">
            <v:fill opacity="0"/>
            <v:textbox>
              <w:txbxContent>
                <w:p w:rsidR="00F71A13" w:rsidRPr="0067161B" w:rsidRDefault="00F71A13" w:rsidP="00256964">
                  <w:pPr>
                    <w:rPr>
                      <w:b/>
                      <w:color w:val="548DD4" w:themeColor="text2" w:themeTint="99"/>
                      <w:sz w:val="20"/>
                      <w:szCs w:val="20"/>
                      <w:u w:val="single"/>
                    </w:rPr>
                  </w:pPr>
                  <w:r>
                    <w:rPr>
                      <w:b/>
                      <w:color w:val="548DD4" w:themeColor="text2" w:themeTint="99"/>
                      <w:sz w:val="20"/>
                      <w:szCs w:val="20"/>
                      <w:u w:val="single"/>
                    </w:rPr>
                    <w:t>w</w:t>
                  </w:r>
                  <w:r w:rsidRPr="0067161B">
                    <w:rPr>
                      <w:b/>
                      <w:color w:val="548DD4" w:themeColor="text2" w:themeTint="99"/>
                      <w:sz w:val="20"/>
                      <w:szCs w:val="20"/>
                      <w:u w:val="single"/>
                    </w:rPr>
                    <w:t>ww.e-yantra.org</w:t>
                  </w:r>
                </w:p>
                <w:p w:rsidR="00F71A13" w:rsidRPr="0067161B" w:rsidRDefault="00F71A13" w:rsidP="00256964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rect id="Rectangle 61" o:spid="_x0000_s2073" style="position:absolute;left:9901;top:11496;width:2212;height:5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>
            <v:textbox>
              <w:txbxContent>
                <w:p w:rsidR="00F71A13" w:rsidRPr="009355A4" w:rsidRDefault="00F71A13" w:rsidP="00256964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rect>
        </v:group>
      </w:pict>
    </w:r>
    <w:r>
      <w:rPr>
        <w:noProof/>
      </w:rPr>
      <w:pict>
        <v:group id="Group 56" o:spid="_x0000_s2069" style="position:absolute;margin-left:-59.85pt;margin-top:-32.05pt;width:131.2pt;height:57.7pt;z-index:251662336;mso-position-horizontal-relative:text;mso-position-vertical-relative:text" coordorigin="-23,11011" coordsize="2684,1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">
          <v:shape id="Text Box 57" o:spid="_x0000_s2071" type="#_x0000_t202" style="position:absolute;left:1160;top:11338;width:1501;height:90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gCwsMA&#10;AADaAAAADwAAAGRycy9kb3ducmV2LnhtbESPX2vCMBTF3wW/Q7jCXsSmExmlM8qQDTbYBKu+3zZ3&#10;bV1zU5JM67dfhIGPh/Pnx1muB9OJMznfWlbwmKQgiCurW64VHPZvswyED8gaO8uk4Eoe1qvxaIm5&#10;thfe0bkItYgj7HNU0ITQ51L6qiGDPrE9cfS+rTMYonS11A4vcdx0cp6mT9Jgy5HQYE+bhqqf4tdE&#10;7uuQ9cfyc3P6KKblab7l9itjpR4mw8sziEBDuIf/2+9awQJuV+IN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gCwsMAAADaAAAADwAAAAAAAAAAAAAAAACYAgAAZHJzL2Rv&#10;d25yZXYueG1sUEsFBgAAAAAEAAQA9QAAAIgDAAAAAA==&#10;" stroked="f">
            <v:fill opacity="0"/>
            <v:textbox>
              <w:txbxContent>
                <w:p w:rsidR="00F71A13" w:rsidRPr="00ED49CD" w:rsidRDefault="00F71A13" w:rsidP="00256964">
                  <w:pPr>
                    <w:rPr>
                      <w:b/>
                      <w:color w:val="C00000"/>
                    </w:rPr>
                  </w:pPr>
                  <w:r>
                    <w:rPr>
                      <w:b/>
                      <w:color w:val="C00000"/>
                    </w:rPr>
                    <w:t>ER</w:t>
                  </w:r>
                  <w:r w:rsidRPr="00ED49CD">
                    <w:rPr>
                      <w:b/>
                      <w:color w:val="C00000"/>
                    </w:rPr>
                    <w:t>TS LAB</w:t>
                  </w:r>
                  <w:r>
                    <w:rPr>
                      <w:b/>
                      <w:color w:val="C00000"/>
                    </w:rPr>
                    <w:t xml:space="preserve"> IIT-Bombay</w:t>
                  </w:r>
                </w:p>
              </w:txbxContent>
            </v:textbox>
          </v:shape>
          <v:rect id="Rectangle 58" o:spid="_x0000_s2070" style="position:absolute;left:-23;top:11011;width:1497;height:11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>
            <v:textbox>
              <w:txbxContent>
                <w:p w:rsidR="00F71A13" w:rsidRDefault="00F71A13" w:rsidP="00256964"/>
              </w:txbxContent>
            </v:textbox>
          </v:rect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0FEF" w:rsidRDefault="00210FEF" w:rsidP="00326E4B">
      <w:pPr>
        <w:spacing w:after="0" w:line="240" w:lineRule="auto"/>
      </w:pPr>
      <w:r>
        <w:separator/>
      </w:r>
    </w:p>
  </w:footnote>
  <w:footnote w:type="continuationSeparator" w:id="0">
    <w:p w:rsidR="00210FEF" w:rsidRDefault="00210FEF" w:rsidP="00326E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A13" w:rsidRDefault="00F71A1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9887" o:spid="_x0000_s2067" type="#_x0000_t75" style="position:absolute;margin-left:0;margin-top:0;width:319.35pt;height:348.15pt;z-index:-251649024;mso-position-horizontal:center;mso-position-horizontal-relative:margin;mso-position-vertical:center;mso-position-vertical-relative:margin" o:allowincell="f">
          <v:imagedata r:id="rId1" o:title="Untitled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A13" w:rsidRDefault="00F71A13">
    <w:pPr>
      <w:pStyle w:val="Header"/>
    </w:pPr>
    <w:r>
      <w:rPr>
        <w:noProof/>
      </w:rPr>
      <w:pict>
        <v:group id="Group 12" o:spid="_x0000_s2077" style="position:absolute;margin-left:-81.4pt;margin-top:-36pt;width:625.55pt;height:66.35pt;z-index:251658240" coordorigin="-196,46" coordsize="12511,1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">
          <v:rect id="Rectangle 2" o:spid="_x0000_s2079" style="position:absolute;left:-196;top:46;width:12511;height:13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2n8EA&#10;AADbAAAADwAAAGRycy9kb3ducmV2LnhtbERPy4rCMBTdC/MP4Q6401QXKh1jKcOIIsj4mI27S3Nt&#10;q81NbaKtfz9ZCC4P5z1POlOJBzWutKxgNIxAEGdWl5wr+DsuBzMQziNrrCyTgic5SBYfvTnG2ra8&#10;p8fB5yKEsItRQeF9HUvpsoIMuqGtiQN3to1BH2CTS91gG8JNJcdRNJEGSw4NBdb0XVB2PdyNgsnU&#10;7n5lmdpVm+9o+1NtTqPLTan+Z5d+gfDU+bf45V5rBeOwPnw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otp/BAAAA2wAAAA8AAAAAAAAAAAAAAAAAmAIAAGRycy9kb3du&#10;cmV2LnhtbFBLBQYAAAAABAAEAPUAAACGAwAAAAA=&#10;" fillcolor="black [3200]" stroked="f" strokecolor="black [3213]" strokeweight="3pt">
            <v:shadow on="t" color="#7f7f7f [1601]" opacity=".5" offset="1pt,.74831mm"/>
            <v:textbox>
              <w:txbxContent>
                <w:p w:rsidR="00F71A13" w:rsidRPr="00BF47FA" w:rsidRDefault="00F71A13" w:rsidP="00256964">
                  <w:pPr>
                    <w:pStyle w:val="Header"/>
                    <w:rPr>
                      <w:rFonts w:ascii="Arial Narrow" w:hAnsi="Arial Narrow"/>
                      <w:b/>
                      <w:color w:val="C00000"/>
                      <w:sz w:val="40"/>
                      <w:szCs w:val="40"/>
                    </w:rPr>
                  </w:pPr>
                </w:p>
                <w:p w:rsidR="00F71A13" w:rsidRPr="00BF47FA" w:rsidRDefault="00F71A13" w:rsidP="00256964">
                  <w:pPr>
                    <w:pStyle w:val="Header"/>
                    <w:rPr>
                      <w:rFonts w:ascii="Chiller" w:hAnsi="Chiller"/>
                      <w:b/>
                      <w:sz w:val="40"/>
                      <w:szCs w:val="40"/>
                    </w:rPr>
                  </w:pPr>
                  <w:r w:rsidRPr="00BF47FA">
                    <w:rPr>
                      <w:rFonts w:ascii="Chiller" w:hAnsi="Chiller"/>
                      <w:b/>
                      <w:sz w:val="40"/>
                      <w:szCs w:val="40"/>
                    </w:rPr>
                    <w:ptab w:relativeTo="margin" w:alignment="right" w:leader="none"/>
                  </w:r>
                  <w:r w:rsidRPr="00BF47FA">
                    <w:rPr>
                      <w:rFonts w:ascii="Chiller" w:hAnsi="Chiller"/>
                      <w:b/>
                      <w:sz w:val="40"/>
                      <w:szCs w:val="40"/>
                    </w:rPr>
                    <w:ptab w:relativeTo="margin" w:alignment="left" w:leader="none"/>
                  </w:r>
                </w:p>
                <w:p w:rsidR="00F71A13" w:rsidRDefault="00F71A13" w:rsidP="00256964">
                  <w:pPr>
                    <w:pStyle w:val="Header"/>
                    <w:rPr>
                      <w:rFonts w:ascii="Chiller" w:hAnsi="Chiller"/>
                      <w:b/>
                      <w:sz w:val="24"/>
                    </w:rPr>
                  </w:pPr>
                </w:p>
                <w:p w:rsidR="00F71A13" w:rsidRDefault="00F71A13" w:rsidP="00256964">
                  <w:pPr>
                    <w:pStyle w:val="Header"/>
                    <w:rPr>
                      <w:rFonts w:ascii="Chiller" w:hAnsi="Chiller"/>
                      <w:b/>
                      <w:sz w:val="24"/>
                    </w:rPr>
                  </w:pPr>
                </w:p>
                <w:p w:rsidR="00F71A13" w:rsidRPr="00FA4B44" w:rsidRDefault="00F71A13" w:rsidP="00256964">
                  <w:pPr>
                    <w:pStyle w:val="Header"/>
                    <w:rPr>
                      <w:rFonts w:ascii="Chiller" w:hAnsi="Chiller"/>
                      <w:b/>
                    </w:rPr>
                  </w:pPr>
                </w:p>
                <w:p w:rsidR="00F71A13" w:rsidRDefault="00F71A13" w:rsidP="00256964"/>
              </w:txbxContent>
            </v:textbox>
          </v:re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3" o:spid="_x0000_s2078" type="#_x0000_t32" style="position:absolute;left:-196;top:1394;width:1243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RwsQAAADbAAAADwAAAGRycy9kb3ducmV2LnhtbESPT4vCMBTE74LfITzBi6ypCot0jaIL&#10;ioKH9c+y10fzbIrNS2mytX57Iwgeh5n5DTNbtLYUDdW+cKxgNExAEGdOF5wrOJ/WH1MQPiBrLB2T&#10;gjt5WMy7nRmm2t34QM0x5CJC2KeowIRQpVL6zJBFP3QVcfQurrYYoqxzqWu8Rbgt5ThJPqXFguOC&#10;wYq+DWXX479VEJpk4gfT82H1azbX/d9kubuvf5Tq99rlF4hAbXiHX+2tVjAewfNL/AF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0pHCxAAAANsAAAAPAAAAAAAAAAAA&#10;AAAAAKECAABkcnMvZG93bnJldi54bWxQSwUGAAAAAAQABAD5AAAAkgMAAAAA&#10;" strokeweight="2.25pt"/>
        </v:group>
      </w:pict>
    </w: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9888" o:spid="_x0000_s2068" type="#_x0000_t75" style="position:absolute;margin-left:0;margin-top:0;width:319.35pt;height:348.15pt;z-index:-251648000;mso-position-horizontal:center;mso-position-horizontal-relative:margin;mso-position-vertical:center;mso-position-vertical-relative:margin" o:allowincell="f">
          <v:imagedata r:id="rId1" o:title="Untitled-1" gain="19661f" blacklevel="22938f"/>
          <w10:wrap anchorx="margin" anchory="margin"/>
        </v:shape>
      </w:pict>
    </w:r>
    <w:r w:rsidRPr="00CA3396"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-842645</wp:posOffset>
          </wp:positionH>
          <wp:positionV relativeFrom="paragraph">
            <wp:posOffset>-202565</wp:posOffset>
          </wp:positionV>
          <wp:extent cx="2956560" cy="517525"/>
          <wp:effectExtent l="0" t="0" r="0" b="0"/>
          <wp:wrapSquare wrapText="bothSides"/>
          <wp:docPr id="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56560" cy="517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A13" w:rsidRDefault="00F71A1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9886" o:spid="_x0000_s2066" type="#_x0000_t75" style="position:absolute;margin-left:0;margin-top:0;width:319.35pt;height:348.15pt;z-index:-251650048;mso-position-horizontal:center;mso-position-horizontal-relative:margin;mso-position-vertical:center;mso-position-vertical-relative:margin" o:allowincell="f">
          <v:imagedata r:id="rId1" o:title="Untitled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3E7878"/>
    <w:multiLevelType w:val="hybridMultilevel"/>
    <w:tmpl w:val="E7A06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903A72"/>
    <w:multiLevelType w:val="hybridMultilevel"/>
    <w:tmpl w:val="B3E84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95E22ED"/>
    <w:multiLevelType w:val="hybridMultilevel"/>
    <w:tmpl w:val="61E86CA8"/>
    <w:lvl w:ilvl="0" w:tplc="0A2443CC">
      <w:start w:val="2"/>
      <w:numFmt w:val="bullet"/>
      <w:lvlText w:val=""/>
      <w:lvlJc w:val="left"/>
      <w:pPr>
        <w:ind w:left="3960" w:hanging="360"/>
      </w:pPr>
      <w:rPr>
        <w:rFonts w:ascii="Wingdings" w:eastAsia="TimesNewRomanPSMT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">
    <w:nsid w:val="29665C47"/>
    <w:multiLevelType w:val="multilevel"/>
    <w:tmpl w:val="C038A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CC5B36"/>
    <w:multiLevelType w:val="hybridMultilevel"/>
    <w:tmpl w:val="232A61A2"/>
    <w:lvl w:ilvl="0" w:tplc="DAE8B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495DC5"/>
    <w:multiLevelType w:val="hybridMultilevel"/>
    <w:tmpl w:val="28303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445FAD"/>
    <w:multiLevelType w:val="hybridMultilevel"/>
    <w:tmpl w:val="701A049C"/>
    <w:lvl w:ilvl="0" w:tplc="481818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7C23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4E3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4813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1A27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FEFB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0019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F4CB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4077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BF074FB"/>
    <w:multiLevelType w:val="hybridMultilevel"/>
    <w:tmpl w:val="555035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8F957DD"/>
    <w:multiLevelType w:val="hybridMultilevel"/>
    <w:tmpl w:val="62B8B998"/>
    <w:lvl w:ilvl="0" w:tplc="AE8CCB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BC0E7D"/>
    <w:multiLevelType w:val="hybridMultilevel"/>
    <w:tmpl w:val="047AF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922531"/>
    <w:multiLevelType w:val="hybridMultilevel"/>
    <w:tmpl w:val="E320BF22"/>
    <w:lvl w:ilvl="0" w:tplc="FF761C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0419F1"/>
    <w:multiLevelType w:val="hybridMultilevel"/>
    <w:tmpl w:val="C7F6C44A"/>
    <w:lvl w:ilvl="0" w:tplc="481818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B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B4E3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4813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1A27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FEFB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0019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F4CB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4077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8871F0F"/>
    <w:multiLevelType w:val="hybridMultilevel"/>
    <w:tmpl w:val="8F86AFC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2"/>
  </w:num>
  <w:num w:numId="5">
    <w:abstractNumId w:val="9"/>
  </w:num>
  <w:num w:numId="6">
    <w:abstractNumId w:val="0"/>
  </w:num>
  <w:num w:numId="7">
    <w:abstractNumId w:val="7"/>
  </w:num>
  <w:num w:numId="8">
    <w:abstractNumId w:val="12"/>
  </w:num>
  <w:num w:numId="9">
    <w:abstractNumId w:val="11"/>
  </w:num>
  <w:num w:numId="10">
    <w:abstractNumId w:val="1"/>
  </w:num>
  <w:num w:numId="11">
    <w:abstractNumId w:val="8"/>
  </w:num>
  <w:num w:numId="12">
    <w:abstractNumId w:val="3"/>
  </w:num>
  <w:num w:numId="13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80"/>
    <o:shapelayout v:ext="edit">
      <o:idmap v:ext="edit" data="2"/>
      <o:rules v:ext="edit">
        <o:r id="V:Rule1" type="connector" idref="#AutoShape 3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D2CA4"/>
    <w:rsid w:val="00005472"/>
    <w:rsid w:val="00005B2D"/>
    <w:rsid w:val="0001150A"/>
    <w:rsid w:val="00012771"/>
    <w:rsid w:val="00014A7C"/>
    <w:rsid w:val="0001667D"/>
    <w:rsid w:val="000203E9"/>
    <w:rsid w:val="00020560"/>
    <w:rsid w:val="00022EA4"/>
    <w:rsid w:val="00024D61"/>
    <w:rsid w:val="00031614"/>
    <w:rsid w:val="00035AFB"/>
    <w:rsid w:val="00043D3E"/>
    <w:rsid w:val="00053F9E"/>
    <w:rsid w:val="00065CB5"/>
    <w:rsid w:val="000714A2"/>
    <w:rsid w:val="0007152A"/>
    <w:rsid w:val="00075AE3"/>
    <w:rsid w:val="0007607D"/>
    <w:rsid w:val="00080CB7"/>
    <w:rsid w:val="00085501"/>
    <w:rsid w:val="00087FB5"/>
    <w:rsid w:val="00091BA3"/>
    <w:rsid w:val="00097D73"/>
    <w:rsid w:val="000A2519"/>
    <w:rsid w:val="000A2F8A"/>
    <w:rsid w:val="000B4BDF"/>
    <w:rsid w:val="000B635F"/>
    <w:rsid w:val="000C6F52"/>
    <w:rsid w:val="000C7288"/>
    <w:rsid w:val="000D226A"/>
    <w:rsid w:val="000D30E6"/>
    <w:rsid w:val="000D4DF2"/>
    <w:rsid w:val="000F2244"/>
    <w:rsid w:val="000F3081"/>
    <w:rsid w:val="00114952"/>
    <w:rsid w:val="00120564"/>
    <w:rsid w:val="00122453"/>
    <w:rsid w:val="00126779"/>
    <w:rsid w:val="00132898"/>
    <w:rsid w:val="00133413"/>
    <w:rsid w:val="0013358C"/>
    <w:rsid w:val="00134D19"/>
    <w:rsid w:val="00144C3D"/>
    <w:rsid w:val="0014760D"/>
    <w:rsid w:val="001515F1"/>
    <w:rsid w:val="00166260"/>
    <w:rsid w:val="00172E62"/>
    <w:rsid w:val="00176ABF"/>
    <w:rsid w:val="00182779"/>
    <w:rsid w:val="00184BB6"/>
    <w:rsid w:val="001866A3"/>
    <w:rsid w:val="001B3EDC"/>
    <w:rsid w:val="001B48E1"/>
    <w:rsid w:val="001C482F"/>
    <w:rsid w:val="001C6F3F"/>
    <w:rsid w:val="001D1EEF"/>
    <w:rsid w:val="001D3FD6"/>
    <w:rsid w:val="001E2903"/>
    <w:rsid w:val="001E295E"/>
    <w:rsid w:val="001E46AD"/>
    <w:rsid w:val="001E6055"/>
    <w:rsid w:val="001E7FD6"/>
    <w:rsid w:val="001F60F6"/>
    <w:rsid w:val="00200C71"/>
    <w:rsid w:val="00206FBD"/>
    <w:rsid w:val="00210FEF"/>
    <w:rsid w:val="0021159C"/>
    <w:rsid w:val="00214797"/>
    <w:rsid w:val="00215FD8"/>
    <w:rsid w:val="002166D7"/>
    <w:rsid w:val="00221540"/>
    <w:rsid w:val="002237E1"/>
    <w:rsid w:val="0023629C"/>
    <w:rsid w:val="00236A39"/>
    <w:rsid w:val="00243893"/>
    <w:rsid w:val="002438AD"/>
    <w:rsid w:val="00244BBD"/>
    <w:rsid w:val="00256231"/>
    <w:rsid w:val="00256964"/>
    <w:rsid w:val="002739D7"/>
    <w:rsid w:val="00276171"/>
    <w:rsid w:val="002765EF"/>
    <w:rsid w:val="00277031"/>
    <w:rsid w:val="00281E93"/>
    <w:rsid w:val="00291A5B"/>
    <w:rsid w:val="002934EB"/>
    <w:rsid w:val="00294C20"/>
    <w:rsid w:val="00295E4B"/>
    <w:rsid w:val="002A0AD8"/>
    <w:rsid w:val="002A0DA0"/>
    <w:rsid w:val="002A1E30"/>
    <w:rsid w:val="002A3FEE"/>
    <w:rsid w:val="002C202E"/>
    <w:rsid w:val="002C67E2"/>
    <w:rsid w:val="002D04A1"/>
    <w:rsid w:val="002D3683"/>
    <w:rsid w:val="002D486D"/>
    <w:rsid w:val="002D5AE6"/>
    <w:rsid w:val="002D6E1B"/>
    <w:rsid w:val="002E14F8"/>
    <w:rsid w:val="002E691C"/>
    <w:rsid w:val="002F3559"/>
    <w:rsid w:val="002F4354"/>
    <w:rsid w:val="00303251"/>
    <w:rsid w:val="00306028"/>
    <w:rsid w:val="00306FE2"/>
    <w:rsid w:val="00324C39"/>
    <w:rsid w:val="00326E4B"/>
    <w:rsid w:val="00343D8B"/>
    <w:rsid w:val="00347133"/>
    <w:rsid w:val="00350A12"/>
    <w:rsid w:val="00353E2B"/>
    <w:rsid w:val="003574D5"/>
    <w:rsid w:val="003637EF"/>
    <w:rsid w:val="00366D82"/>
    <w:rsid w:val="00374D4D"/>
    <w:rsid w:val="0037605E"/>
    <w:rsid w:val="00376C1C"/>
    <w:rsid w:val="003817CA"/>
    <w:rsid w:val="00383982"/>
    <w:rsid w:val="0039091D"/>
    <w:rsid w:val="00395069"/>
    <w:rsid w:val="003B2C1C"/>
    <w:rsid w:val="003C297B"/>
    <w:rsid w:val="003C33D7"/>
    <w:rsid w:val="003C3F64"/>
    <w:rsid w:val="003D5BA9"/>
    <w:rsid w:val="003E5E31"/>
    <w:rsid w:val="00410313"/>
    <w:rsid w:val="004140D6"/>
    <w:rsid w:val="00443759"/>
    <w:rsid w:val="0044628B"/>
    <w:rsid w:val="00452B5B"/>
    <w:rsid w:val="00454585"/>
    <w:rsid w:val="004619D9"/>
    <w:rsid w:val="00461CC5"/>
    <w:rsid w:val="00462D75"/>
    <w:rsid w:val="00467A5C"/>
    <w:rsid w:val="004908A2"/>
    <w:rsid w:val="00491D56"/>
    <w:rsid w:val="00493A39"/>
    <w:rsid w:val="0049517E"/>
    <w:rsid w:val="004979D7"/>
    <w:rsid w:val="004A341D"/>
    <w:rsid w:val="004B21A0"/>
    <w:rsid w:val="004C1792"/>
    <w:rsid w:val="004D5941"/>
    <w:rsid w:val="004E4FDF"/>
    <w:rsid w:val="004E7887"/>
    <w:rsid w:val="004F0C28"/>
    <w:rsid w:val="004F593E"/>
    <w:rsid w:val="004F7D2C"/>
    <w:rsid w:val="00510ECA"/>
    <w:rsid w:val="00514D2C"/>
    <w:rsid w:val="00517646"/>
    <w:rsid w:val="00517931"/>
    <w:rsid w:val="0052143A"/>
    <w:rsid w:val="00524B7D"/>
    <w:rsid w:val="00524F4B"/>
    <w:rsid w:val="005250A0"/>
    <w:rsid w:val="0053245C"/>
    <w:rsid w:val="00541A87"/>
    <w:rsid w:val="00542A76"/>
    <w:rsid w:val="005462DF"/>
    <w:rsid w:val="00547501"/>
    <w:rsid w:val="005504C5"/>
    <w:rsid w:val="005511CD"/>
    <w:rsid w:val="00553847"/>
    <w:rsid w:val="0056342B"/>
    <w:rsid w:val="005651E7"/>
    <w:rsid w:val="00566BEA"/>
    <w:rsid w:val="00577150"/>
    <w:rsid w:val="00584DA7"/>
    <w:rsid w:val="0059646E"/>
    <w:rsid w:val="005A324C"/>
    <w:rsid w:val="005B1AAB"/>
    <w:rsid w:val="005B7883"/>
    <w:rsid w:val="005C0A12"/>
    <w:rsid w:val="005C58F3"/>
    <w:rsid w:val="005D50EA"/>
    <w:rsid w:val="005E1092"/>
    <w:rsid w:val="005F1398"/>
    <w:rsid w:val="005F66CB"/>
    <w:rsid w:val="006020A2"/>
    <w:rsid w:val="00613E90"/>
    <w:rsid w:val="00613FCB"/>
    <w:rsid w:val="00614808"/>
    <w:rsid w:val="0062414F"/>
    <w:rsid w:val="0062530A"/>
    <w:rsid w:val="00630CD6"/>
    <w:rsid w:val="0063656E"/>
    <w:rsid w:val="006407F3"/>
    <w:rsid w:val="00641543"/>
    <w:rsid w:val="006463A2"/>
    <w:rsid w:val="00646EF6"/>
    <w:rsid w:val="00660B51"/>
    <w:rsid w:val="006611D0"/>
    <w:rsid w:val="00667152"/>
    <w:rsid w:val="006674D3"/>
    <w:rsid w:val="00670E86"/>
    <w:rsid w:val="00671ABB"/>
    <w:rsid w:val="006778F9"/>
    <w:rsid w:val="0068197F"/>
    <w:rsid w:val="006926D2"/>
    <w:rsid w:val="00693855"/>
    <w:rsid w:val="0069449B"/>
    <w:rsid w:val="00694A9E"/>
    <w:rsid w:val="006A4239"/>
    <w:rsid w:val="006B7530"/>
    <w:rsid w:val="006B7B92"/>
    <w:rsid w:val="006C1246"/>
    <w:rsid w:val="006C1FE8"/>
    <w:rsid w:val="006C2D0E"/>
    <w:rsid w:val="006D3822"/>
    <w:rsid w:val="006D5364"/>
    <w:rsid w:val="006E1C8C"/>
    <w:rsid w:val="006E372B"/>
    <w:rsid w:val="006F5977"/>
    <w:rsid w:val="007044C4"/>
    <w:rsid w:val="007047BF"/>
    <w:rsid w:val="00714C09"/>
    <w:rsid w:val="00723B4B"/>
    <w:rsid w:val="0073009C"/>
    <w:rsid w:val="00734199"/>
    <w:rsid w:val="00734AFE"/>
    <w:rsid w:val="00750C42"/>
    <w:rsid w:val="007516DF"/>
    <w:rsid w:val="00751856"/>
    <w:rsid w:val="007533EE"/>
    <w:rsid w:val="00763DFA"/>
    <w:rsid w:val="0076594E"/>
    <w:rsid w:val="007766C3"/>
    <w:rsid w:val="007825E0"/>
    <w:rsid w:val="0078492F"/>
    <w:rsid w:val="00785133"/>
    <w:rsid w:val="00786660"/>
    <w:rsid w:val="00790DC1"/>
    <w:rsid w:val="007A601B"/>
    <w:rsid w:val="007B4474"/>
    <w:rsid w:val="007C0D97"/>
    <w:rsid w:val="007C1E16"/>
    <w:rsid w:val="007C6C70"/>
    <w:rsid w:val="007D098B"/>
    <w:rsid w:val="007D1983"/>
    <w:rsid w:val="007D2C05"/>
    <w:rsid w:val="007D61B7"/>
    <w:rsid w:val="007E2E1A"/>
    <w:rsid w:val="007E4F80"/>
    <w:rsid w:val="007F2955"/>
    <w:rsid w:val="007F6A32"/>
    <w:rsid w:val="00811F44"/>
    <w:rsid w:val="0081726D"/>
    <w:rsid w:val="00820383"/>
    <w:rsid w:val="00822A47"/>
    <w:rsid w:val="008243BF"/>
    <w:rsid w:val="00824E11"/>
    <w:rsid w:val="00827E36"/>
    <w:rsid w:val="008334F0"/>
    <w:rsid w:val="00837FAE"/>
    <w:rsid w:val="00842597"/>
    <w:rsid w:val="0084538C"/>
    <w:rsid w:val="00862F4C"/>
    <w:rsid w:val="00863742"/>
    <w:rsid w:val="00864366"/>
    <w:rsid w:val="00865091"/>
    <w:rsid w:val="008735D0"/>
    <w:rsid w:val="0087526F"/>
    <w:rsid w:val="00883C62"/>
    <w:rsid w:val="00883DDF"/>
    <w:rsid w:val="00887082"/>
    <w:rsid w:val="008A17FC"/>
    <w:rsid w:val="008A2798"/>
    <w:rsid w:val="008C6C4F"/>
    <w:rsid w:val="008D03B4"/>
    <w:rsid w:val="008E0B90"/>
    <w:rsid w:val="008E1E84"/>
    <w:rsid w:val="008E2110"/>
    <w:rsid w:val="008E2432"/>
    <w:rsid w:val="008E5B64"/>
    <w:rsid w:val="008E7F86"/>
    <w:rsid w:val="008F33D2"/>
    <w:rsid w:val="008F7293"/>
    <w:rsid w:val="00905F43"/>
    <w:rsid w:val="0090624E"/>
    <w:rsid w:val="009065BA"/>
    <w:rsid w:val="00911CD4"/>
    <w:rsid w:val="00923637"/>
    <w:rsid w:val="00924C2C"/>
    <w:rsid w:val="00932D41"/>
    <w:rsid w:val="009368FB"/>
    <w:rsid w:val="009565D8"/>
    <w:rsid w:val="00956E2E"/>
    <w:rsid w:val="00962386"/>
    <w:rsid w:val="0096429E"/>
    <w:rsid w:val="00966411"/>
    <w:rsid w:val="0097506B"/>
    <w:rsid w:val="0097747C"/>
    <w:rsid w:val="0098145C"/>
    <w:rsid w:val="00984FA4"/>
    <w:rsid w:val="00986446"/>
    <w:rsid w:val="00986596"/>
    <w:rsid w:val="009913FB"/>
    <w:rsid w:val="0099387C"/>
    <w:rsid w:val="00994690"/>
    <w:rsid w:val="00996B5F"/>
    <w:rsid w:val="009A4038"/>
    <w:rsid w:val="009B22F8"/>
    <w:rsid w:val="009B7315"/>
    <w:rsid w:val="009C0111"/>
    <w:rsid w:val="009C2BCD"/>
    <w:rsid w:val="009D2DD0"/>
    <w:rsid w:val="009D5D3C"/>
    <w:rsid w:val="009E4470"/>
    <w:rsid w:val="009E53A0"/>
    <w:rsid w:val="009F1884"/>
    <w:rsid w:val="009F21A2"/>
    <w:rsid w:val="00A00B94"/>
    <w:rsid w:val="00A01EE5"/>
    <w:rsid w:val="00A02678"/>
    <w:rsid w:val="00A13FFD"/>
    <w:rsid w:val="00A175A7"/>
    <w:rsid w:val="00A17DDC"/>
    <w:rsid w:val="00A26E82"/>
    <w:rsid w:val="00A27C8D"/>
    <w:rsid w:val="00A309B1"/>
    <w:rsid w:val="00A32FCC"/>
    <w:rsid w:val="00A42499"/>
    <w:rsid w:val="00A43334"/>
    <w:rsid w:val="00A44B8F"/>
    <w:rsid w:val="00A51B3A"/>
    <w:rsid w:val="00A53024"/>
    <w:rsid w:val="00A54BA1"/>
    <w:rsid w:val="00A56BE9"/>
    <w:rsid w:val="00A60F65"/>
    <w:rsid w:val="00A662C3"/>
    <w:rsid w:val="00A669F4"/>
    <w:rsid w:val="00A7545C"/>
    <w:rsid w:val="00A76A39"/>
    <w:rsid w:val="00A8209F"/>
    <w:rsid w:val="00A87B88"/>
    <w:rsid w:val="00A91B54"/>
    <w:rsid w:val="00A9559E"/>
    <w:rsid w:val="00AA28A9"/>
    <w:rsid w:val="00AA6C50"/>
    <w:rsid w:val="00AB0543"/>
    <w:rsid w:val="00AB266E"/>
    <w:rsid w:val="00AC1882"/>
    <w:rsid w:val="00AC39F9"/>
    <w:rsid w:val="00AC5B1D"/>
    <w:rsid w:val="00AD1812"/>
    <w:rsid w:val="00AD42B3"/>
    <w:rsid w:val="00AE2B90"/>
    <w:rsid w:val="00AE4623"/>
    <w:rsid w:val="00AF3581"/>
    <w:rsid w:val="00AF385D"/>
    <w:rsid w:val="00AF421B"/>
    <w:rsid w:val="00AF7FCC"/>
    <w:rsid w:val="00B10721"/>
    <w:rsid w:val="00B20682"/>
    <w:rsid w:val="00B21EA1"/>
    <w:rsid w:val="00B25EB5"/>
    <w:rsid w:val="00B27DDB"/>
    <w:rsid w:val="00B3135D"/>
    <w:rsid w:val="00B3633A"/>
    <w:rsid w:val="00B40003"/>
    <w:rsid w:val="00B42EF9"/>
    <w:rsid w:val="00B43D28"/>
    <w:rsid w:val="00B560E2"/>
    <w:rsid w:val="00B603DD"/>
    <w:rsid w:val="00B60F66"/>
    <w:rsid w:val="00B6192D"/>
    <w:rsid w:val="00B62EE6"/>
    <w:rsid w:val="00B6334E"/>
    <w:rsid w:val="00B642D2"/>
    <w:rsid w:val="00B679C9"/>
    <w:rsid w:val="00B70B0A"/>
    <w:rsid w:val="00B7594E"/>
    <w:rsid w:val="00B80217"/>
    <w:rsid w:val="00B833DE"/>
    <w:rsid w:val="00B87392"/>
    <w:rsid w:val="00B92B55"/>
    <w:rsid w:val="00BA060C"/>
    <w:rsid w:val="00BA0828"/>
    <w:rsid w:val="00BC1702"/>
    <w:rsid w:val="00BC42DC"/>
    <w:rsid w:val="00BC6B1B"/>
    <w:rsid w:val="00BD12DF"/>
    <w:rsid w:val="00BD29FC"/>
    <w:rsid w:val="00BE053B"/>
    <w:rsid w:val="00BE1C7C"/>
    <w:rsid w:val="00BE210B"/>
    <w:rsid w:val="00BF114A"/>
    <w:rsid w:val="00BF59EB"/>
    <w:rsid w:val="00BF77EA"/>
    <w:rsid w:val="00C0597C"/>
    <w:rsid w:val="00C123B4"/>
    <w:rsid w:val="00C12B91"/>
    <w:rsid w:val="00C14AD0"/>
    <w:rsid w:val="00C179BB"/>
    <w:rsid w:val="00C2166C"/>
    <w:rsid w:val="00C23C80"/>
    <w:rsid w:val="00C3176C"/>
    <w:rsid w:val="00C373B3"/>
    <w:rsid w:val="00C40CC1"/>
    <w:rsid w:val="00C42CCE"/>
    <w:rsid w:val="00C45062"/>
    <w:rsid w:val="00C478C1"/>
    <w:rsid w:val="00C47A1C"/>
    <w:rsid w:val="00C72089"/>
    <w:rsid w:val="00C7257B"/>
    <w:rsid w:val="00C85913"/>
    <w:rsid w:val="00C93486"/>
    <w:rsid w:val="00CA00E1"/>
    <w:rsid w:val="00CA56E8"/>
    <w:rsid w:val="00CB352F"/>
    <w:rsid w:val="00CB39A2"/>
    <w:rsid w:val="00CB4BFD"/>
    <w:rsid w:val="00CB6381"/>
    <w:rsid w:val="00CD0EC2"/>
    <w:rsid w:val="00CD75AC"/>
    <w:rsid w:val="00CE0DF7"/>
    <w:rsid w:val="00CF196D"/>
    <w:rsid w:val="00CF558C"/>
    <w:rsid w:val="00CF561B"/>
    <w:rsid w:val="00D00371"/>
    <w:rsid w:val="00D024A6"/>
    <w:rsid w:val="00D03826"/>
    <w:rsid w:val="00D045D7"/>
    <w:rsid w:val="00D06558"/>
    <w:rsid w:val="00D16041"/>
    <w:rsid w:val="00D20685"/>
    <w:rsid w:val="00D303D7"/>
    <w:rsid w:val="00D5300A"/>
    <w:rsid w:val="00D62F4E"/>
    <w:rsid w:val="00D669CA"/>
    <w:rsid w:val="00D74193"/>
    <w:rsid w:val="00D819A6"/>
    <w:rsid w:val="00D819AD"/>
    <w:rsid w:val="00DA122D"/>
    <w:rsid w:val="00DC2B95"/>
    <w:rsid w:val="00DC3EFD"/>
    <w:rsid w:val="00DD15B1"/>
    <w:rsid w:val="00DD6A78"/>
    <w:rsid w:val="00DD712C"/>
    <w:rsid w:val="00DE07C0"/>
    <w:rsid w:val="00DE1D24"/>
    <w:rsid w:val="00DE2928"/>
    <w:rsid w:val="00DE3A96"/>
    <w:rsid w:val="00DE5662"/>
    <w:rsid w:val="00DF0C2D"/>
    <w:rsid w:val="00DF59E6"/>
    <w:rsid w:val="00E01600"/>
    <w:rsid w:val="00E0229C"/>
    <w:rsid w:val="00E15E35"/>
    <w:rsid w:val="00E26EE4"/>
    <w:rsid w:val="00E27BC1"/>
    <w:rsid w:val="00E3786A"/>
    <w:rsid w:val="00E46ED6"/>
    <w:rsid w:val="00E47644"/>
    <w:rsid w:val="00E5119F"/>
    <w:rsid w:val="00E54ADB"/>
    <w:rsid w:val="00E57F87"/>
    <w:rsid w:val="00E57FB1"/>
    <w:rsid w:val="00E65977"/>
    <w:rsid w:val="00E76FC2"/>
    <w:rsid w:val="00E77037"/>
    <w:rsid w:val="00E87F0C"/>
    <w:rsid w:val="00E90221"/>
    <w:rsid w:val="00E935A2"/>
    <w:rsid w:val="00E955DA"/>
    <w:rsid w:val="00E95C5E"/>
    <w:rsid w:val="00EA2B83"/>
    <w:rsid w:val="00EB4573"/>
    <w:rsid w:val="00ED2CA4"/>
    <w:rsid w:val="00ED6D2C"/>
    <w:rsid w:val="00EE3530"/>
    <w:rsid w:val="00EF011C"/>
    <w:rsid w:val="00EF262C"/>
    <w:rsid w:val="00EF42AF"/>
    <w:rsid w:val="00EF78D1"/>
    <w:rsid w:val="00F00717"/>
    <w:rsid w:val="00F05689"/>
    <w:rsid w:val="00F0792E"/>
    <w:rsid w:val="00F120F8"/>
    <w:rsid w:val="00F1355D"/>
    <w:rsid w:val="00F233A0"/>
    <w:rsid w:val="00F270CF"/>
    <w:rsid w:val="00F30566"/>
    <w:rsid w:val="00F32C0D"/>
    <w:rsid w:val="00F45671"/>
    <w:rsid w:val="00F54309"/>
    <w:rsid w:val="00F5778B"/>
    <w:rsid w:val="00F605F3"/>
    <w:rsid w:val="00F607A0"/>
    <w:rsid w:val="00F634F3"/>
    <w:rsid w:val="00F65581"/>
    <w:rsid w:val="00F712E7"/>
    <w:rsid w:val="00F71721"/>
    <w:rsid w:val="00F71A13"/>
    <w:rsid w:val="00F74632"/>
    <w:rsid w:val="00F809DC"/>
    <w:rsid w:val="00F91F64"/>
    <w:rsid w:val="00F94CA5"/>
    <w:rsid w:val="00F9736C"/>
    <w:rsid w:val="00FA29E8"/>
    <w:rsid w:val="00FA442E"/>
    <w:rsid w:val="00FB28AC"/>
    <w:rsid w:val="00FB5035"/>
    <w:rsid w:val="00FC2411"/>
    <w:rsid w:val="00FC4714"/>
    <w:rsid w:val="00FC5443"/>
    <w:rsid w:val="00FD0328"/>
    <w:rsid w:val="00FD202C"/>
    <w:rsid w:val="00FD2752"/>
    <w:rsid w:val="00FD4504"/>
    <w:rsid w:val="00FE1A46"/>
    <w:rsid w:val="00FE609C"/>
    <w:rsid w:val="00FE6E18"/>
    <w:rsid w:val="00FE7DE1"/>
    <w:rsid w:val="00FE7DF1"/>
    <w:rsid w:val="00FF30A3"/>
    <w:rsid w:val="00FF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0"/>
    <o:shapelayout v:ext="edit">
      <o:idmap v:ext="edit" data="1"/>
      <o:rules v:ext="edit">
        <o:r id="V:Rule1" type="connector" idref="#Straight Arrow Connector 98"/>
        <o:r id="V:Rule2" type="connector" idref="#AutoShape 8"/>
        <o:r id="V:Rule3" type="connector" idref="#Straight Arrow Connector 106"/>
        <o:r id="V:Rule4" type="connector" idref="#Straight Arrow Connector 10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15B1"/>
  </w:style>
  <w:style w:type="paragraph" w:styleId="Heading1">
    <w:name w:val="heading 1"/>
    <w:basedOn w:val="Normal"/>
    <w:next w:val="Normal"/>
    <w:link w:val="Heading1Char"/>
    <w:uiPriority w:val="9"/>
    <w:qFormat/>
    <w:rsid w:val="003060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27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A27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A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C0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A27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2798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8A2798"/>
  </w:style>
  <w:style w:type="character" w:customStyle="1" w:styleId="pln">
    <w:name w:val="pln"/>
    <w:basedOn w:val="DefaultParagraphFont"/>
    <w:rsid w:val="008A2798"/>
  </w:style>
  <w:style w:type="character" w:customStyle="1" w:styleId="pun">
    <w:name w:val="pun"/>
    <w:basedOn w:val="DefaultParagraphFont"/>
    <w:rsid w:val="008A2798"/>
  </w:style>
  <w:style w:type="character" w:styleId="HTMLVariable">
    <w:name w:val="HTML Variable"/>
    <w:basedOn w:val="DefaultParagraphFont"/>
    <w:uiPriority w:val="99"/>
    <w:semiHidden/>
    <w:unhideWhenUsed/>
    <w:rsid w:val="008A279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8A279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rsid w:val="008A27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8A2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yp">
    <w:name w:val="typ"/>
    <w:basedOn w:val="DefaultParagraphFont"/>
    <w:rsid w:val="00326E4B"/>
  </w:style>
  <w:style w:type="character" w:customStyle="1" w:styleId="lit">
    <w:name w:val="lit"/>
    <w:basedOn w:val="DefaultParagraphFont"/>
    <w:rsid w:val="00326E4B"/>
  </w:style>
  <w:style w:type="paragraph" w:styleId="Header">
    <w:name w:val="header"/>
    <w:basedOn w:val="Normal"/>
    <w:link w:val="HeaderChar"/>
    <w:uiPriority w:val="99"/>
    <w:unhideWhenUsed/>
    <w:rsid w:val="00326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E4B"/>
  </w:style>
  <w:style w:type="paragraph" w:styleId="Footer">
    <w:name w:val="footer"/>
    <w:basedOn w:val="Normal"/>
    <w:link w:val="FooterChar"/>
    <w:uiPriority w:val="99"/>
    <w:unhideWhenUsed/>
    <w:rsid w:val="00326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E4B"/>
  </w:style>
  <w:style w:type="table" w:styleId="TableGrid">
    <w:name w:val="Table Grid"/>
    <w:basedOn w:val="TableNormal"/>
    <w:uiPriority w:val="59"/>
    <w:rsid w:val="00326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Grid-Accent11">
    <w:name w:val="Light Grid - Accent 11"/>
    <w:basedOn w:val="TableNormal"/>
    <w:uiPriority w:val="62"/>
    <w:rsid w:val="00326E4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B266E"/>
    <w:rPr>
      <w:color w:val="0000FF"/>
      <w:u w:val="single"/>
    </w:rPr>
  </w:style>
  <w:style w:type="character" w:customStyle="1" w:styleId="com">
    <w:name w:val="com"/>
    <w:basedOn w:val="DefaultParagraphFont"/>
    <w:rsid w:val="00324C39"/>
  </w:style>
  <w:style w:type="character" w:customStyle="1" w:styleId="str">
    <w:name w:val="str"/>
    <w:basedOn w:val="DefaultParagraphFont"/>
    <w:rsid w:val="00324C39"/>
  </w:style>
  <w:style w:type="character" w:styleId="Strong">
    <w:name w:val="Strong"/>
    <w:basedOn w:val="DefaultParagraphFont"/>
    <w:uiPriority w:val="22"/>
    <w:qFormat/>
    <w:rsid w:val="00630CD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060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0602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06028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06028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06028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06028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06028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06028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06028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06028"/>
    <w:pPr>
      <w:spacing w:after="0"/>
      <w:ind w:left="1760"/>
    </w:pPr>
    <w:rPr>
      <w:rFonts w:cstheme="minorHAnsi"/>
      <w:sz w:val="20"/>
      <w:szCs w:val="20"/>
    </w:rPr>
  </w:style>
  <w:style w:type="character" w:customStyle="1" w:styleId="apple-converted-space">
    <w:name w:val="apple-converted-space"/>
    <w:basedOn w:val="DefaultParagraphFont"/>
    <w:rsid w:val="00172E62"/>
  </w:style>
  <w:style w:type="character" w:styleId="FollowedHyperlink">
    <w:name w:val="FollowedHyperlink"/>
    <w:basedOn w:val="DefaultParagraphFont"/>
    <w:uiPriority w:val="99"/>
    <w:semiHidden/>
    <w:unhideWhenUsed/>
    <w:rsid w:val="00043D3E"/>
    <w:rPr>
      <w:color w:val="800080" w:themeColor="followedHyperlink"/>
      <w:u w:val="single"/>
    </w:rPr>
  </w:style>
  <w:style w:type="character" w:customStyle="1" w:styleId="parameter">
    <w:name w:val="parameter"/>
    <w:basedOn w:val="DefaultParagraphFont"/>
    <w:rsid w:val="00F233A0"/>
  </w:style>
  <w:style w:type="character" w:customStyle="1" w:styleId="Heading4Char">
    <w:name w:val="Heading 4 Char"/>
    <w:basedOn w:val="DefaultParagraphFont"/>
    <w:link w:val="Heading4"/>
    <w:uiPriority w:val="9"/>
    <w:rsid w:val="00EF26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MediumList1-Accent4">
    <w:name w:val="Medium List 1 Accent 4"/>
    <w:basedOn w:val="TableNormal"/>
    <w:uiPriority w:val="65"/>
    <w:rsid w:val="005651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character" w:styleId="PageNumber">
    <w:name w:val="page number"/>
    <w:basedOn w:val="DefaultParagraphFont"/>
    <w:uiPriority w:val="99"/>
    <w:unhideWhenUsed/>
    <w:rsid w:val="009D2DD0"/>
  </w:style>
  <w:style w:type="table" w:styleId="LightShading-Accent1">
    <w:name w:val="Light Shading Accent 1"/>
    <w:basedOn w:val="TableNormal"/>
    <w:uiPriority w:val="60"/>
    <w:rsid w:val="000D4DF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red">
    <w:name w:val="red"/>
    <w:basedOn w:val="DefaultParagraphFont"/>
    <w:rsid w:val="008F72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0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27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A27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A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2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C0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A27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2798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8A2798"/>
  </w:style>
  <w:style w:type="character" w:customStyle="1" w:styleId="pln">
    <w:name w:val="pln"/>
    <w:basedOn w:val="DefaultParagraphFont"/>
    <w:rsid w:val="008A2798"/>
  </w:style>
  <w:style w:type="character" w:customStyle="1" w:styleId="pun">
    <w:name w:val="pun"/>
    <w:basedOn w:val="DefaultParagraphFont"/>
    <w:rsid w:val="008A2798"/>
  </w:style>
  <w:style w:type="character" w:styleId="HTMLVariable">
    <w:name w:val="HTML Variable"/>
    <w:basedOn w:val="DefaultParagraphFont"/>
    <w:uiPriority w:val="99"/>
    <w:semiHidden/>
    <w:unhideWhenUsed/>
    <w:rsid w:val="008A279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8A279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rsid w:val="008A27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8A2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yp">
    <w:name w:val="typ"/>
    <w:basedOn w:val="DefaultParagraphFont"/>
    <w:rsid w:val="00326E4B"/>
  </w:style>
  <w:style w:type="character" w:customStyle="1" w:styleId="lit">
    <w:name w:val="lit"/>
    <w:basedOn w:val="DefaultParagraphFont"/>
    <w:rsid w:val="00326E4B"/>
  </w:style>
  <w:style w:type="paragraph" w:styleId="Header">
    <w:name w:val="header"/>
    <w:basedOn w:val="Normal"/>
    <w:link w:val="HeaderChar"/>
    <w:uiPriority w:val="99"/>
    <w:unhideWhenUsed/>
    <w:rsid w:val="00326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E4B"/>
  </w:style>
  <w:style w:type="paragraph" w:styleId="Footer">
    <w:name w:val="footer"/>
    <w:basedOn w:val="Normal"/>
    <w:link w:val="FooterChar"/>
    <w:uiPriority w:val="99"/>
    <w:unhideWhenUsed/>
    <w:rsid w:val="00326E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E4B"/>
  </w:style>
  <w:style w:type="table" w:styleId="TableGrid">
    <w:name w:val="Table Grid"/>
    <w:basedOn w:val="TableNormal"/>
    <w:uiPriority w:val="59"/>
    <w:rsid w:val="00326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Grid-Accent11">
    <w:name w:val="Light Grid - Accent 11"/>
    <w:basedOn w:val="TableNormal"/>
    <w:uiPriority w:val="62"/>
    <w:rsid w:val="00326E4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B266E"/>
    <w:rPr>
      <w:color w:val="0000FF"/>
      <w:u w:val="single"/>
    </w:rPr>
  </w:style>
  <w:style w:type="character" w:customStyle="1" w:styleId="com">
    <w:name w:val="com"/>
    <w:basedOn w:val="DefaultParagraphFont"/>
    <w:rsid w:val="00324C39"/>
  </w:style>
  <w:style w:type="character" w:customStyle="1" w:styleId="str">
    <w:name w:val="str"/>
    <w:basedOn w:val="DefaultParagraphFont"/>
    <w:rsid w:val="00324C39"/>
  </w:style>
  <w:style w:type="character" w:styleId="Strong">
    <w:name w:val="Strong"/>
    <w:basedOn w:val="DefaultParagraphFont"/>
    <w:uiPriority w:val="22"/>
    <w:qFormat/>
    <w:rsid w:val="00630CD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060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0602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06028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06028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06028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06028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06028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06028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06028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06028"/>
    <w:pPr>
      <w:spacing w:after="0"/>
      <w:ind w:left="1760"/>
    </w:pPr>
    <w:rPr>
      <w:rFonts w:cstheme="minorHAnsi"/>
      <w:sz w:val="20"/>
      <w:szCs w:val="20"/>
    </w:rPr>
  </w:style>
  <w:style w:type="character" w:customStyle="1" w:styleId="apple-converted-space">
    <w:name w:val="apple-converted-space"/>
    <w:basedOn w:val="DefaultParagraphFont"/>
    <w:rsid w:val="00172E62"/>
  </w:style>
  <w:style w:type="character" w:styleId="FollowedHyperlink">
    <w:name w:val="FollowedHyperlink"/>
    <w:basedOn w:val="DefaultParagraphFont"/>
    <w:uiPriority w:val="99"/>
    <w:semiHidden/>
    <w:unhideWhenUsed/>
    <w:rsid w:val="00043D3E"/>
    <w:rPr>
      <w:color w:val="800080" w:themeColor="followedHyperlink"/>
      <w:u w:val="single"/>
    </w:rPr>
  </w:style>
  <w:style w:type="character" w:customStyle="1" w:styleId="parameter">
    <w:name w:val="parameter"/>
    <w:basedOn w:val="DefaultParagraphFont"/>
    <w:rsid w:val="00F233A0"/>
  </w:style>
  <w:style w:type="character" w:customStyle="1" w:styleId="Heading4Char">
    <w:name w:val="Heading 4 Char"/>
    <w:basedOn w:val="DefaultParagraphFont"/>
    <w:link w:val="Heading4"/>
    <w:uiPriority w:val="9"/>
    <w:rsid w:val="00EF26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MediumList1-Accent4">
    <w:name w:val="Medium List 1 Accent 4"/>
    <w:basedOn w:val="TableNormal"/>
    <w:uiPriority w:val="65"/>
    <w:rsid w:val="005651E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character" w:styleId="PageNumber">
    <w:name w:val="page number"/>
    <w:basedOn w:val="DefaultParagraphFont"/>
    <w:uiPriority w:val="99"/>
    <w:unhideWhenUsed/>
    <w:rsid w:val="009D2DD0"/>
  </w:style>
  <w:style w:type="table" w:styleId="LightShading-Accent1">
    <w:name w:val="Light Shading Accent 1"/>
    <w:basedOn w:val="TableNormal"/>
    <w:uiPriority w:val="60"/>
    <w:rsid w:val="000D4DF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red">
    <w:name w:val="red"/>
    <w:basedOn w:val="DefaultParagraphFont"/>
    <w:rsid w:val="008F7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38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284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57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19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9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0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41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311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455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5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E4071-E10D-4955-B582-05B8538B3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3875</TotalTime>
  <Pages>18</Pages>
  <Words>2073</Words>
  <Characters>11819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ERTS Lab</dc:creator>
  <cp:lastModifiedBy>ismail - [2010]</cp:lastModifiedBy>
  <cp:revision>60</cp:revision>
  <cp:lastPrinted>2015-01-13T15:43:00Z</cp:lastPrinted>
  <dcterms:created xsi:type="dcterms:W3CDTF">2015-05-06T03:49:00Z</dcterms:created>
  <dcterms:modified xsi:type="dcterms:W3CDTF">2015-06-09T05:38:00Z</dcterms:modified>
</cp:coreProperties>
</file>